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3ED714" w14:textId="77777777" w:rsidR="003A1385" w:rsidRPr="00B332B9" w:rsidRDefault="003A1385" w:rsidP="00700DDF">
      <w:pPr>
        <w:ind w:left="360"/>
        <w:jc w:val="center"/>
        <w:rPr>
          <w:rFonts w:ascii="Tahoma" w:hAnsi="Tahoma" w:cs="Tahoma"/>
          <w:b/>
          <w:sz w:val="44"/>
          <w:szCs w:val="44"/>
        </w:rPr>
      </w:pPr>
      <w:r>
        <w:rPr>
          <w:rFonts w:ascii="Tahoma" w:hAnsi="Tahoma" w:cs="Tahoma"/>
          <w:b/>
          <w:sz w:val="44"/>
          <w:szCs w:val="44"/>
        </w:rPr>
        <w:t>SAP BW/BO Exercise</w:t>
      </w:r>
    </w:p>
    <w:p w14:paraId="0DCDEA4B" w14:textId="17F38833" w:rsidR="005906C1" w:rsidRPr="001433E6" w:rsidRDefault="003A1385" w:rsidP="00700DDF">
      <w:pPr>
        <w:ind w:left="360"/>
        <w:jc w:val="both"/>
        <w:rPr>
          <w:rFonts w:ascii="Tahoma" w:hAnsi="Tahoma" w:cs="Tahoma"/>
          <w:b/>
          <w:sz w:val="28"/>
          <w:szCs w:val="28"/>
          <w:u w:val="single"/>
        </w:rPr>
      </w:pPr>
      <w:r>
        <w:rPr>
          <w:rFonts w:ascii="Tahoma" w:hAnsi="Tahoma" w:cs="Tahoma"/>
          <w:b/>
          <w:sz w:val="28"/>
          <w:szCs w:val="32"/>
          <w:u w:val="single"/>
        </w:rPr>
        <w:t>Exercise</w:t>
      </w:r>
      <w:r w:rsidR="00073873">
        <w:rPr>
          <w:rFonts w:ascii="Tahoma" w:hAnsi="Tahoma" w:cs="Tahoma"/>
          <w:b/>
          <w:sz w:val="28"/>
          <w:szCs w:val="28"/>
          <w:u w:val="single"/>
        </w:rPr>
        <w:t xml:space="preserve"> 2</w:t>
      </w:r>
      <w:r w:rsidR="006D1244" w:rsidRPr="001433E6">
        <w:rPr>
          <w:rFonts w:ascii="Tahoma" w:hAnsi="Tahoma" w:cs="Tahoma"/>
          <w:b/>
          <w:sz w:val="28"/>
          <w:szCs w:val="28"/>
          <w:u w:val="single"/>
        </w:rPr>
        <w:t xml:space="preserve">: </w:t>
      </w:r>
      <w:r w:rsidR="001433E6" w:rsidRPr="001433E6">
        <w:rPr>
          <w:rFonts w:ascii="Tahoma" w:hAnsi="Tahoma" w:cs="Tahoma"/>
          <w:b/>
          <w:sz w:val="28"/>
          <w:szCs w:val="28"/>
          <w:u w:val="single"/>
        </w:rPr>
        <w:t xml:space="preserve">BEx </w:t>
      </w:r>
      <w:r w:rsidR="005906C1" w:rsidRPr="001433E6">
        <w:rPr>
          <w:rFonts w:ascii="Tahoma" w:hAnsi="Tahoma" w:cs="Tahoma"/>
          <w:b/>
          <w:sz w:val="28"/>
          <w:szCs w:val="28"/>
          <w:u w:val="single"/>
        </w:rPr>
        <w:t>Query</w:t>
      </w:r>
      <w:r w:rsidR="008C78EF">
        <w:rPr>
          <w:rFonts w:ascii="Tahoma" w:hAnsi="Tahoma" w:cs="Tahoma"/>
          <w:b/>
          <w:sz w:val="28"/>
          <w:szCs w:val="28"/>
          <w:u w:val="single"/>
        </w:rPr>
        <w:t xml:space="preserve"> Designer </w:t>
      </w:r>
      <w:r w:rsidR="00380057">
        <w:rPr>
          <w:rFonts w:ascii="Tahoma" w:hAnsi="Tahoma" w:cs="Tahoma"/>
          <w:b/>
          <w:sz w:val="28"/>
          <w:szCs w:val="28"/>
          <w:u w:val="single"/>
        </w:rPr>
        <w:t xml:space="preserve">– Create, </w:t>
      </w:r>
      <w:r w:rsidR="00073873">
        <w:rPr>
          <w:rFonts w:ascii="Tahoma" w:hAnsi="Tahoma" w:cs="Tahoma"/>
          <w:b/>
          <w:sz w:val="28"/>
          <w:szCs w:val="28"/>
          <w:u w:val="single"/>
        </w:rPr>
        <w:t xml:space="preserve">Modify &amp; Save Queries </w:t>
      </w:r>
    </w:p>
    <w:p w14:paraId="2FA1F26C" w14:textId="590DC6BC" w:rsidR="00340ED2" w:rsidRDefault="00396D63" w:rsidP="00700DDF">
      <w:pPr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SAP </w:t>
      </w:r>
      <w:r w:rsidR="00A66C75">
        <w:rPr>
          <w:rFonts w:ascii="Tahoma" w:hAnsi="Tahoma" w:cs="Tahoma"/>
          <w:b/>
        </w:rPr>
        <w:t>BW</w:t>
      </w:r>
      <w:r w:rsidR="00D96BDE" w:rsidRPr="00472D90">
        <w:rPr>
          <w:rFonts w:ascii="Tahoma" w:hAnsi="Tahoma" w:cs="Tahoma"/>
          <w:b/>
        </w:rPr>
        <w:t xml:space="preserve"> Login Id:</w:t>
      </w:r>
    </w:p>
    <w:p w14:paraId="008DF9E9" w14:textId="371C3CBF" w:rsidR="00A66C75" w:rsidRDefault="00A66C75" w:rsidP="00700DDF">
      <w:pPr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THE SCREENSHOTS IN THE DOCUMENT ARE ONLY FOR REFERENCE AND MAY NOT MATCH WITH THE VALUES YOU GET AS OUTPUT. </w:t>
      </w:r>
    </w:p>
    <w:p w14:paraId="72DDF565" w14:textId="77777777" w:rsidR="006D1244" w:rsidRDefault="006D1244" w:rsidP="00700DDF">
      <w:pPr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Note: You must use the following conventions to name objects/systems created in this exercise.</w:t>
      </w:r>
    </w:p>
    <w:p w14:paraId="481C0D91" w14:textId="77777777" w:rsidR="00150C31" w:rsidRDefault="000D137B" w:rsidP="00700DDF">
      <w:pPr>
        <w:spacing w:after="0"/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Replace S with</w:t>
      </w:r>
      <w:r>
        <w:rPr>
          <w:rFonts w:ascii="Tahoma" w:hAnsi="Tahoma" w:cs="Tahoma"/>
          <w:b/>
        </w:rPr>
        <w:tab/>
        <w:t>A</w:t>
      </w:r>
      <w:r w:rsidR="00150C31">
        <w:rPr>
          <w:rFonts w:ascii="Tahoma" w:hAnsi="Tahoma" w:cs="Tahoma"/>
          <w:b/>
        </w:rPr>
        <w:t xml:space="preserve"> - for Fall semester</w:t>
      </w:r>
    </w:p>
    <w:p w14:paraId="77414079" w14:textId="77777777" w:rsidR="00150C31" w:rsidRDefault="000D137B" w:rsidP="00700DDF">
      <w:pPr>
        <w:spacing w:after="0"/>
        <w:ind w:left="1800" w:firstLine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B</w:t>
      </w:r>
      <w:r w:rsidR="00150C31">
        <w:rPr>
          <w:rFonts w:ascii="Tahoma" w:hAnsi="Tahoma" w:cs="Tahoma"/>
          <w:b/>
        </w:rPr>
        <w:t xml:space="preserve"> - for Spring semester</w:t>
      </w:r>
    </w:p>
    <w:p w14:paraId="1D536921" w14:textId="77777777" w:rsidR="00150C31" w:rsidRDefault="000D137B" w:rsidP="00700DDF">
      <w:pPr>
        <w:spacing w:after="0" w:line="240" w:lineRule="auto"/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      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</w:t>
      </w:r>
      <w:r w:rsidR="00150C31">
        <w:rPr>
          <w:rFonts w:ascii="Tahoma" w:hAnsi="Tahoma" w:cs="Tahoma"/>
          <w:b/>
        </w:rPr>
        <w:t xml:space="preserve"> - for Summer semester</w:t>
      </w:r>
    </w:p>
    <w:p w14:paraId="23F4E48B" w14:textId="77777777" w:rsidR="00150C31" w:rsidRDefault="00150C31" w:rsidP="00700DDF">
      <w:pPr>
        <w:spacing w:after="0" w:line="240" w:lineRule="auto"/>
        <w:ind w:left="360" w:hanging="1170"/>
        <w:jc w:val="both"/>
        <w:rPr>
          <w:rFonts w:ascii="Tahoma" w:hAnsi="Tahoma" w:cs="Tahoma"/>
          <w:b/>
        </w:rPr>
      </w:pPr>
    </w:p>
    <w:p w14:paraId="04F05BE7" w14:textId="77777777" w:rsidR="00150C31" w:rsidRDefault="00150C31" w:rsidP="00700DDF">
      <w:pPr>
        <w:spacing w:after="0" w:line="240" w:lineRule="auto"/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Replace YY with the last 2 digits of the current year.</w:t>
      </w:r>
    </w:p>
    <w:p w14:paraId="14025143" w14:textId="61DD3638" w:rsidR="00150C31" w:rsidRDefault="00150C31" w:rsidP="00700DDF">
      <w:pPr>
        <w:spacing w:after="0" w:line="240" w:lineRule="auto"/>
        <w:ind w:left="360"/>
        <w:jc w:val="both"/>
        <w:rPr>
          <w:rFonts w:ascii="Tahoma" w:hAnsi="Tahoma" w:cs="Tahoma"/>
          <w:b/>
        </w:rPr>
      </w:pPr>
    </w:p>
    <w:p w14:paraId="2DA83F43" w14:textId="15717432" w:rsidR="006D1244" w:rsidRDefault="00150C31" w:rsidP="00044897">
      <w:pPr>
        <w:spacing w:after="0" w:line="240" w:lineRule="auto"/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Replace XXX with your SAP ID.</w:t>
      </w:r>
    </w:p>
    <w:p w14:paraId="3C835BA2" w14:textId="77777777" w:rsidR="00044897" w:rsidRPr="00044897" w:rsidRDefault="00044897" w:rsidP="00044897">
      <w:pPr>
        <w:spacing w:after="0" w:line="240" w:lineRule="auto"/>
        <w:ind w:left="360"/>
        <w:jc w:val="both"/>
        <w:rPr>
          <w:rFonts w:ascii="Tahoma" w:hAnsi="Tahoma" w:cs="Tahoma"/>
          <w:b/>
        </w:rPr>
      </w:pPr>
    </w:p>
    <w:p w14:paraId="2A8FBC9E" w14:textId="77777777" w:rsidR="00C038F4" w:rsidRPr="00C038F4" w:rsidRDefault="00C038F4" w:rsidP="00700DDF">
      <w:pPr>
        <w:ind w:left="360"/>
        <w:jc w:val="both"/>
        <w:rPr>
          <w:rFonts w:ascii="Tahoma" w:hAnsi="Tahoma" w:cs="Tahoma"/>
          <w:b/>
        </w:rPr>
      </w:pPr>
      <w:r w:rsidRPr="008340A8">
        <w:rPr>
          <w:rFonts w:ascii="Tahoma" w:hAnsi="Tahoma" w:cs="Tahoma"/>
          <w:b/>
        </w:rPr>
        <w:t>Objectives:</w:t>
      </w:r>
    </w:p>
    <w:p w14:paraId="6743B39E" w14:textId="77777777" w:rsidR="00C038F4" w:rsidRDefault="00184489" w:rsidP="00700DDF">
      <w:pPr>
        <w:pStyle w:val="ListParagraph"/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Develop an understanding of a query as</w:t>
      </w:r>
      <w:r w:rsidR="00C038F4" w:rsidRPr="005906C1">
        <w:rPr>
          <w:rFonts w:ascii="Tahoma" w:hAnsi="Tahoma" w:cs="Tahoma"/>
        </w:rPr>
        <w:t xml:space="preserve"> a set of defined attributes, charac</w:t>
      </w:r>
      <w:r>
        <w:rPr>
          <w:rFonts w:ascii="Tahoma" w:hAnsi="Tahoma" w:cs="Tahoma"/>
        </w:rPr>
        <w:t xml:space="preserve">teristics and key figures </w:t>
      </w:r>
      <w:r w:rsidR="00C038F4" w:rsidRPr="005906C1">
        <w:rPr>
          <w:rFonts w:ascii="Tahoma" w:hAnsi="Tahoma" w:cs="Tahoma"/>
        </w:rPr>
        <w:t xml:space="preserve">used by the OLAP engine to create a report from the </w:t>
      </w:r>
      <w:r>
        <w:rPr>
          <w:rFonts w:ascii="Tahoma" w:hAnsi="Tahoma" w:cs="Tahoma"/>
        </w:rPr>
        <w:t xml:space="preserve">data located within </w:t>
      </w:r>
      <w:r w:rsidR="00C038F4" w:rsidRPr="005906C1">
        <w:rPr>
          <w:rFonts w:ascii="Tahoma" w:hAnsi="Tahoma" w:cs="Tahoma"/>
        </w:rPr>
        <w:t xml:space="preserve">the </w:t>
      </w:r>
      <w:r>
        <w:rPr>
          <w:rFonts w:ascii="Tahoma" w:hAnsi="Tahoma" w:cs="Tahoma"/>
        </w:rPr>
        <w:t xml:space="preserve">data </w:t>
      </w:r>
      <w:r w:rsidR="00C038F4" w:rsidRPr="005906C1">
        <w:rPr>
          <w:rFonts w:ascii="Tahoma" w:hAnsi="Tahoma" w:cs="Tahoma"/>
        </w:rPr>
        <w:t>warehouse</w:t>
      </w:r>
      <w:r>
        <w:rPr>
          <w:rFonts w:ascii="Tahoma" w:hAnsi="Tahoma" w:cs="Tahoma"/>
        </w:rPr>
        <w:t>.</w:t>
      </w:r>
    </w:p>
    <w:p w14:paraId="2B4E9369" w14:textId="77777777" w:rsidR="00C038F4" w:rsidRDefault="00C038F4" w:rsidP="00700DDF">
      <w:pPr>
        <w:pStyle w:val="ListParagraph"/>
        <w:ind w:left="360"/>
        <w:jc w:val="both"/>
        <w:rPr>
          <w:rFonts w:ascii="Tahoma" w:hAnsi="Tahoma" w:cs="Tahoma"/>
          <w:b/>
        </w:rPr>
      </w:pPr>
    </w:p>
    <w:p w14:paraId="0079E2EA" w14:textId="77777777" w:rsidR="00C038F4" w:rsidRPr="001703B8" w:rsidRDefault="00C038F4" w:rsidP="00700DDF">
      <w:pPr>
        <w:pStyle w:val="ListParagraph"/>
        <w:ind w:left="360"/>
        <w:jc w:val="both"/>
        <w:rPr>
          <w:rFonts w:ascii="Tahoma" w:hAnsi="Tahoma" w:cs="Tahoma"/>
        </w:rPr>
      </w:pPr>
      <w:r w:rsidRPr="001703B8">
        <w:rPr>
          <w:rFonts w:ascii="Tahoma" w:hAnsi="Tahoma" w:cs="Tahoma"/>
          <w:b/>
        </w:rPr>
        <w:t>Query Designer</w:t>
      </w:r>
      <w:r w:rsidRPr="001703B8">
        <w:rPr>
          <w:rFonts w:ascii="Tahoma" w:hAnsi="Tahoma" w:cs="Tahoma"/>
        </w:rPr>
        <w:t>: Tool used to cre</w:t>
      </w:r>
      <w:r w:rsidR="00C80A22">
        <w:rPr>
          <w:rFonts w:ascii="Tahoma" w:hAnsi="Tahoma" w:cs="Tahoma"/>
        </w:rPr>
        <w:t xml:space="preserve">ate, </w:t>
      </w:r>
      <w:r>
        <w:rPr>
          <w:rFonts w:ascii="Tahoma" w:hAnsi="Tahoma" w:cs="Tahoma"/>
        </w:rPr>
        <w:t>modify</w:t>
      </w:r>
      <w:r w:rsidR="00C80A22">
        <w:rPr>
          <w:rFonts w:ascii="Tahoma" w:hAnsi="Tahoma" w:cs="Tahoma"/>
        </w:rPr>
        <w:t>, save</w:t>
      </w:r>
      <w:r w:rsidR="00184489">
        <w:rPr>
          <w:rFonts w:ascii="Tahoma" w:hAnsi="Tahoma" w:cs="Tahoma"/>
        </w:rPr>
        <w:t xml:space="preserve"> queries by utilizing </w:t>
      </w:r>
      <w:r>
        <w:rPr>
          <w:rFonts w:ascii="Tahoma" w:hAnsi="Tahoma" w:cs="Tahoma"/>
        </w:rPr>
        <w:t>data targets</w:t>
      </w:r>
      <w:r w:rsidR="00700DDF">
        <w:rPr>
          <w:rFonts w:ascii="Tahoma" w:hAnsi="Tahoma" w:cs="Tahoma"/>
        </w:rPr>
        <w:t xml:space="preserve"> </w:t>
      </w:r>
      <w:r w:rsidR="00184489">
        <w:rPr>
          <w:rFonts w:ascii="Tahoma" w:hAnsi="Tahoma" w:cs="Tahoma"/>
        </w:rPr>
        <w:t>(infocubes &amp; DSO)</w:t>
      </w:r>
      <w:r>
        <w:rPr>
          <w:rFonts w:ascii="Tahoma" w:hAnsi="Tahoma" w:cs="Tahoma"/>
        </w:rPr>
        <w:t xml:space="preserve"> in SAP BW</w:t>
      </w:r>
      <w:r w:rsidR="00184489">
        <w:rPr>
          <w:rFonts w:ascii="Tahoma" w:hAnsi="Tahoma" w:cs="Tahoma"/>
        </w:rPr>
        <w:t>.</w:t>
      </w:r>
    </w:p>
    <w:p w14:paraId="5F02CE39" w14:textId="77777777" w:rsidR="00C038F4" w:rsidRPr="001703B8" w:rsidRDefault="00C038F4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6DAB1806" w14:textId="77777777" w:rsidR="00044897" w:rsidRDefault="00032D4E" w:rsidP="00044897">
      <w:pPr>
        <w:pStyle w:val="ListParagraph"/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</w:t>
      </w:r>
      <w:r w:rsidR="00E72773">
        <w:rPr>
          <w:rFonts w:ascii="Tahoma" w:hAnsi="Tahoma" w:cs="Tahoma"/>
        </w:rPr>
        <w:t>ccess BEx Query Designer through you</w:t>
      </w:r>
      <w:r w:rsidR="00044897">
        <w:rPr>
          <w:rFonts w:ascii="Tahoma" w:hAnsi="Tahoma" w:cs="Tahoma"/>
        </w:rPr>
        <w:t>r</w:t>
      </w:r>
      <w:r w:rsidR="00E72773">
        <w:rPr>
          <w:rFonts w:ascii="Tahoma" w:hAnsi="Tahoma" w:cs="Tahoma"/>
        </w:rPr>
        <w:t xml:space="preserve"> windows menu paths.</w:t>
      </w:r>
    </w:p>
    <w:p w14:paraId="4F43966C" w14:textId="77777777" w:rsidR="00044897" w:rsidRDefault="00044897" w:rsidP="00044897">
      <w:pPr>
        <w:pStyle w:val="ListParagraph"/>
        <w:ind w:left="360"/>
        <w:jc w:val="both"/>
        <w:rPr>
          <w:rFonts w:ascii="Tahoma" w:hAnsi="Tahoma" w:cs="Tahoma"/>
        </w:rPr>
      </w:pPr>
    </w:p>
    <w:p w14:paraId="7E2B116B" w14:textId="57C5831B" w:rsidR="00C038F4" w:rsidRPr="00C80A22" w:rsidRDefault="00C80A22" w:rsidP="00044897">
      <w:pPr>
        <w:pStyle w:val="ListParagraph"/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  <w:b/>
        </w:rPr>
        <w:t>Creating Queries</w:t>
      </w:r>
    </w:p>
    <w:p w14:paraId="5548443C" w14:textId="7786E7E5" w:rsidR="00C80A22" w:rsidRPr="00C80A22" w:rsidRDefault="00C038F4" w:rsidP="00700DDF">
      <w:pPr>
        <w:ind w:left="360"/>
        <w:jc w:val="both"/>
        <w:rPr>
          <w:rFonts w:ascii="Tahoma" w:hAnsi="Tahoma" w:cs="Tahoma"/>
        </w:rPr>
      </w:pPr>
      <w:r w:rsidRPr="00C80A22">
        <w:rPr>
          <w:rFonts w:ascii="Tahoma" w:hAnsi="Tahoma" w:cs="Tahoma"/>
        </w:rPr>
        <w:t xml:space="preserve">Query Designer </w:t>
      </w:r>
      <w:r w:rsidR="0044120C">
        <w:rPr>
          <w:rFonts w:ascii="Tahoma" w:hAnsi="Tahoma" w:cs="Tahoma"/>
        </w:rPr>
        <w:t>T</w:t>
      </w:r>
      <w:r w:rsidRPr="00C80A22">
        <w:rPr>
          <w:rFonts w:ascii="Tahoma" w:hAnsi="Tahoma" w:cs="Tahoma"/>
        </w:rPr>
        <w:t>ool</w:t>
      </w:r>
      <w:r w:rsidR="0044120C">
        <w:rPr>
          <w:rFonts w:ascii="Tahoma" w:hAnsi="Tahoma" w:cs="Tahoma"/>
        </w:rPr>
        <w:t>:</w:t>
      </w:r>
      <w:r w:rsidRPr="00C80A22">
        <w:rPr>
          <w:rFonts w:ascii="Tahoma" w:hAnsi="Tahoma" w:cs="Tahoma"/>
        </w:rPr>
        <w:t xml:space="preserve"> </w:t>
      </w:r>
      <w:r w:rsidR="0044120C">
        <w:rPr>
          <w:rFonts w:ascii="Tahoma" w:hAnsi="Tahoma" w:cs="Tahoma"/>
        </w:rPr>
        <w:t>L</w:t>
      </w:r>
      <w:r w:rsidRPr="00C80A22">
        <w:rPr>
          <w:rFonts w:ascii="Tahoma" w:hAnsi="Tahoma" w:cs="Tahoma"/>
        </w:rPr>
        <w:t>et’s talk about the query objects and structures and then we will get some hands on practice using some of these components.</w:t>
      </w:r>
    </w:p>
    <w:p w14:paraId="506E9022" w14:textId="77777777" w:rsidR="00C038F4" w:rsidRPr="00C80A22" w:rsidRDefault="00C038F4" w:rsidP="00700DDF">
      <w:pPr>
        <w:ind w:left="360"/>
        <w:jc w:val="both"/>
        <w:rPr>
          <w:rFonts w:ascii="Tahoma" w:hAnsi="Tahoma" w:cs="Tahoma"/>
        </w:rPr>
      </w:pPr>
      <w:r w:rsidRPr="00C80A22">
        <w:rPr>
          <w:rFonts w:ascii="Tahoma" w:hAnsi="Tahoma" w:cs="Tahoma"/>
        </w:rPr>
        <w:t>The following are the objects used to create queries in the BW Environment.</w:t>
      </w:r>
    </w:p>
    <w:p w14:paraId="3C9C3621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Key figures</w:t>
      </w:r>
    </w:p>
    <w:p w14:paraId="4FD5584B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Calculated key figures</w:t>
      </w:r>
    </w:p>
    <w:p w14:paraId="46A919F3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Restricted key figures – common method for limiting the amount of data returned</w:t>
      </w:r>
    </w:p>
    <w:p w14:paraId="60555DE9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Reusable key figures</w:t>
      </w:r>
    </w:p>
    <w:p w14:paraId="46009D4B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Characteristics</w:t>
      </w:r>
    </w:p>
    <w:p w14:paraId="209F246F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Restricted characteristics</w:t>
      </w:r>
    </w:p>
    <w:p w14:paraId="1445762B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Calculated characteristics</w:t>
      </w:r>
    </w:p>
    <w:p w14:paraId="47D2F9CE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lastRenderedPageBreak/>
        <w:t>Reusable calculated characteristics</w:t>
      </w:r>
    </w:p>
    <w:p w14:paraId="03C637CB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Structures</w:t>
      </w:r>
    </w:p>
    <w:p w14:paraId="6657260F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Formulas</w:t>
      </w:r>
    </w:p>
    <w:p w14:paraId="385BF9F2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Excel calculations</w:t>
      </w:r>
    </w:p>
    <w:p w14:paraId="3B90935A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Variables Hierarchies</w:t>
      </w:r>
    </w:p>
    <w:p w14:paraId="3471C6C0" w14:textId="77777777" w:rsidR="00C038F4" w:rsidRPr="00F81FD9" w:rsidRDefault="00C038F4" w:rsidP="00700DDF">
      <w:pPr>
        <w:pStyle w:val="ListParagraph"/>
        <w:numPr>
          <w:ilvl w:val="0"/>
          <w:numId w:val="4"/>
        </w:numPr>
        <w:tabs>
          <w:tab w:val="clear" w:pos="720"/>
        </w:tabs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Navigational attributes</w:t>
      </w:r>
    </w:p>
    <w:p w14:paraId="0BE2928A" w14:textId="77777777" w:rsidR="00C038F4" w:rsidRPr="00F81FD9" w:rsidRDefault="00C038F4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0E1C62FF" w14:textId="77777777" w:rsidR="00165BA4" w:rsidRDefault="00C038F4" w:rsidP="00700DDF">
      <w:pPr>
        <w:ind w:left="360"/>
        <w:jc w:val="both"/>
        <w:rPr>
          <w:rFonts w:ascii="Tahoma" w:hAnsi="Tahoma" w:cs="Tahoma"/>
        </w:rPr>
      </w:pPr>
      <w:r w:rsidRPr="00C80A22">
        <w:rPr>
          <w:rFonts w:ascii="Tahoma" w:hAnsi="Tahoma" w:cs="Tahoma"/>
        </w:rPr>
        <w:t>The above objects along with the two basic navigational functions</w:t>
      </w:r>
      <w:r w:rsidR="00184489">
        <w:rPr>
          <w:rFonts w:ascii="Tahoma" w:hAnsi="Tahoma" w:cs="Tahoma"/>
        </w:rPr>
        <w:t xml:space="preserve"> known as</w:t>
      </w:r>
      <w:r w:rsidRPr="00C80A22">
        <w:rPr>
          <w:rFonts w:ascii="Tahoma" w:hAnsi="Tahoma" w:cs="Tahoma"/>
        </w:rPr>
        <w:t xml:space="preserve"> filter and drilldown, you learned in the previous lesson, you should be able to design queries that meet most any business requirement.</w:t>
      </w:r>
    </w:p>
    <w:p w14:paraId="223A1B80" w14:textId="2A3DB566" w:rsidR="0044120C" w:rsidRPr="00415BA4" w:rsidRDefault="0044120C" w:rsidP="00700DDF">
      <w:pPr>
        <w:ind w:left="360"/>
        <w:jc w:val="both"/>
        <w:rPr>
          <w:rFonts w:ascii="Tahoma" w:hAnsi="Tahoma" w:cs="Tahoma"/>
          <w:b/>
        </w:rPr>
      </w:pPr>
      <w:r w:rsidRPr="00415BA4">
        <w:rPr>
          <w:rFonts w:ascii="Tahoma" w:hAnsi="Tahoma" w:cs="Tahoma"/>
          <w:b/>
        </w:rPr>
        <w:t>Note:</w:t>
      </w:r>
    </w:p>
    <w:p w14:paraId="720E8037" w14:textId="77777777" w:rsidR="00C038F4" w:rsidRPr="00165BA4" w:rsidRDefault="00C038F4" w:rsidP="00700DDF">
      <w:pPr>
        <w:pStyle w:val="ListParagraph"/>
        <w:numPr>
          <w:ilvl w:val="0"/>
          <w:numId w:val="10"/>
        </w:numPr>
        <w:ind w:left="360" w:hanging="180"/>
        <w:jc w:val="both"/>
        <w:rPr>
          <w:rFonts w:ascii="Tahoma" w:hAnsi="Tahoma" w:cs="Tahoma"/>
        </w:rPr>
      </w:pPr>
      <w:r w:rsidRPr="00165BA4">
        <w:rPr>
          <w:rFonts w:ascii="Tahoma" w:hAnsi="Tahoma" w:cs="Tahoma"/>
        </w:rPr>
        <w:t>There can be a total of 16 dimensions to one InfoCube.</w:t>
      </w:r>
    </w:p>
    <w:p w14:paraId="3159A4EF" w14:textId="4685AAC0" w:rsidR="00C038F4" w:rsidRPr="00F81FD9" w:rsidRDefault="0044120C" w:rsidP="00700DDF">
      <w:pPr>
        <w:pStyle w:val="ListParagraph"/>
        <w:numPr>
          <w:ilvl w:val="0"/>
          <w:numId w:val="10"/>
        </w:numPr>
        <w:ind w:left="360" w:hanging="1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3</w:t>
      </w:r>
      <w:r w:rsidRPr="00F81FD9">
        <w:rPr>
          <w:rFonts w:ascii="Tahoma" w:hAnsi="Tahoma" w:cs="Tahoma"/>
        </w:rPr>
        <w:t xml:space="preserve"> </w:t>
      </w:r>
      <w:r w:rsidR="00C038F4" w:rsidRPr="00F81FD9">
        <w:rPr>
          <w:rFonts w:ascii="Tahoma" w:hAnsi="Tahoma" w:cs="Tahoma"/>
        </w:rPr>
        <w:t>are reserved for Time, Unit of Measure, and Packet ID.</w:t>
      </w:r>
    </w:p>
    <w:p w14:paraId="57192E7A" w14:textId="77777777" w:rsidR="00C038F4" w:rsidRPr="00F81FD9" w:rsidRDefault="00C038F4" w:rsidP="00700DDF">
      <w:pPr>
        <w:pStyle w:val="ListParagraph"/>
        <w:numPr>
          <w:ilvl w:val="0"/>
          <w:numId w:val="10"/>
        </w:numPr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13 are user definable.</w:t>
      </w:r>
    </w:p>
    <w:p w14:paraId="7C18ED5C" w14:textId="77777777" w:rsidR="00C038F4" w:rsidRPr="00165BA4" w:rsidRDefault="00C038F4" w:rsidP="00700DDF">
      <w:pPr>
        <w:pStyle w:val="ListParagraph"/>
        <w:numPr>
          <w:ilvl w:val="0"/>
          <w:numId w:val="10"/>
        </w:numPr>
        <w:ind w:left="360" w:hanging="180"/>
        <w:jc w:val="both"/>
        <w:rPr>
          <w:rFonts w:ascii="Tahoma" w:hAnsi="Tahoma" w:cs="Tahoma"/>
        </w:rPr>
      </w:pPr>
      <w:r w:rsidRPr="00F81FD9">
        <w:rPr>
          <w:rFonts w:ascii="Tahoma" w:hAnsi="Tahoma" w:cs="Tahoma"/>
        </w:rPr>
        <w:t>There can be up to 248 attributes for a dimension</w:t>
      </w:r>
    </w:p>
    <w:p w14:paraId="6356E9F7" w14:textId="77777777" w:rsidR="00C038F4" w:rsidRPr="00F81FD9" w:rsidRDefault="00C038F4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5D782306" w14:textId="77777777" w:rsidR="00044897" w:rsidRDefault="00C038F4" w:rsidP="00532DBF">
      <w:pPr>
        <w:pStyle w:val="ListParagraph"/>
        <w:ind w:left="360"/>
        <w:rPr>
          <w:rFonts w:ascii="Tahoma" w:hAnsi="Tahoma" w:cs="Tahoma"/>
          <w:b/>
        </w:rPr>
      </w:pPr>
      <w:r w:rsidRPr="00F81FD9">
        <w:rPr>
          <w:rFonts w:ascii="Tahoma" w:hAnsi="Tahoma" w:cs="Tahoma"/>
          <w:b/>
        </w:rPr>
        <w:t xml:space="preserve">What is a characteristic? </w:t>
      </w:r>
    </w:p>
    <w:p w14:paraId="301D99CB" w14:textId="77777777" w:rsidR="00044897" w:rsidRDefault="00044897" w:rsidP="00532DBF">
      <w:pPr>
        <w:pStyle w:val="ListParagraph"/>
        <w:ind w:left="360"/>
        <w:rPr>
          <w:rFonts w:ascii="Tahoma" w:hAnsi="Tahoma" w:cs="Tahoma"/>
          <w:b/>
        </w:rPr>
      </w:pPr>
    </w:p>
    <w:p w14:paraId="6EEE917C" w14:textId="64E49463" w:rsidR="00044897" w:rsidRDefault="00C038F4" w:rsidP="00532DBF">
      <w:pPr>
        <w:pStyle w:val="ListParagraph"/>
        <w:ind w:left="360"/>
        <w:rPr>
          <w:rFonts w:ascii="Tahoma" w:hAnsi="Tahoma" w:cs="Tahoma"/>
          <w:b/>
        </w:rPr>
      </w:pPr>
      <w:r w:rsidRPr="00F81FD9">
        <w:rPr>
          <w:rFonts w:ascii="Tahoma" w:hAnsi="Tahoma" w:cs="Tahoma"/>
          <w:b/>
        </w:rPr>
        <w:t>______________________________________________</w:t>
      </w:r>
      <w:r w:rsidRPr="00165BA4">
        <w:rPr>
          <w:rFonts w:ascii="Tahoma" w:hAnsi="Tahoma" w:cs="Tahoma"/>
          <w:b/>
        </w:rPr>
        <w:t>_______________________</w:t>
      </w:r>
    </w:p>
    <w:p w14:paraId="0F3E20AC" w14:textId="77777777" w:rsidR="00044897" w:rsidRDefault="00044897" w:rsidP="00532DBF">
      <w:pPr>
        <w:pStyle w:val="ListParagraph"/>
        <w:ind w:left="360"/>
        <w:rPr>
          <w:rFonts w:ascii="Tahoma" w:hAnsi="Tahoma" w:cs="Tahoma"/>
          <w:b/>
        </w:rPr>
      </w:pPr>
    </w:p>
    <w:p w14:paraId="185A9933" w14:textId="51504399" w:rsidR="00417B0A" w:rsidRPr="00532DBF" w:rsidRDefault="00C038F4" w:rsidP="00532DBF">
      <w:pPr>
        <w:pStyle w:val="ListParagraph"/>
        <w:ind w:left="360"/>
        <w:rPr>
          <w:rFonts w:ascii="Tahoma" w:hAnsi="Tahoma" w:cs="Tahoma"/>
          <w:b/>
        </w:rPr>
      </w:pPr>
      <w:r w:rsidRPr="00165BA4">
        <w:rPr>
          <w:rFonts w:ascii="Tahoma" w:hAnsi="Tahoma" w:cs="Tahoma"/>
          <w:b/>
        </w:rPr>
        <w:t>______________</w:t>
      </w:r>
      <w:r w:rsidR="00165BA4" w:rsidRPr="00165BA4">
        <w:rPr>
          <w:rFonts w:ascii="Tahoma" w:hAnsi="Tahoma" w:cs="Tahoma"/>
          <w:b/>
        </w:rPr>
        <w:t>__________________________</w:t>
      </w:r>
      <w:r w:rsidR="00532DBF">
        <w:rPr>
          <w:rFonts w:ascii="Tahoma" w:hAnsi="Tahoma" w:cs="Tahoma"/>
          <w:b/>
        </w:rPr>
        <w:t>_____________________________</w:t>
      </w:r>
    </w:p>
    <w:p w14:paraId="7AA1D5F0" w14:textId="77777777" w:rsidR="00044897" w:rsidRDefault="00044897" w:rsidP="00700DDF">
      <w:pPr>
        <w:ind w:left="360"/>
        <w:jc w:val="both"/>
        <w:rPr>
          <w:rFonts w:ascii="Tahoma" w:hAnsi="Tahoma" w:cs="Tahoma"/>
          <w:b/>
          <w:sz w:val="28"/>
        </w:rPr>
      </w:pPr>
    </w:p>
    <w:p w14:paraId="66B405A7" w14:textId="77777777" w:rsidR="00417B0A" w:rsidRDefault="00073873" w:rsidP="00700DDF">
      <w:pPr>
        <w:ind w:left="360"/>
        <w:jc w:val="both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Navigation – BEx Query Desig</w:t>
      </w:r>
      <w:r w:rsidR="00417B0A">
        <w:rPr>
          <w:rFonts w:ascii="Tahoma" w:hAnsi="Tahoma" w:cs="Tahoma"/>
          <w:b/>
          <w:sz w:val="28"/>
        </w:rPr>
        <w:t>n</w:t>
      </w:r>
      <w:r>
        <w:rPr>
          <w:rFonts w:ascii="Tahoma" w:hAnsi="Tahoma" w:cs="Tahoma"/>
          <w:b/>
          <w:sz w:val="28"/>
        </w:rPr>
        <w:t>er</w:t>
      </w:r>
    </w:p>
    <w:p w14:paraId="6344B4EB" w14:textId="6F4EB573" w:rsidR="0044120C" w:rsidRPr="00415BA4" w:rsidRDefault="0044120C" w:rsidP="00700DDF">
      <w:pPr>
        <w:ind w:left="360"/>
        <w:jc w:val="both"/>
        <w:rPr>
          <w:rFonts w:ascii="Tahoma" w:hAnsi="Tahoma" w:cs="Tahoma"/>
          <w:b/>
        </w:rPr>
      </w:pPr>
      <w:r w:rsidRPr="00415BA4">
        <w:rPr>
          <w:rFonts w:ascii="Tahoma" w:hAnsi="Tahoma" w:cs="Tahoma"/>
          <w:b/>
        </w:rPr>
        <w:t>Please follow the below given path</w:t>
      </w:r>
      <w:r>
        <w:rPr>
          <w:rFonts w:ascii="Tahoma" w:hAnsi="Tahoma" w:cs="Tahoma"/>
          <w:b/>
        </w:rPr>
        <w:t>:</w:t>
      </w:r>
    </w:p>
    <w:p w14:paraId="2349C67D" w14:textId="77777777" w:rsidR="00417B0A" w:rsidRDefault="001703B8" w:rsidP="00700DDF">
      <w:pPr>
        <w:pStyle w:val="ListParagraph"/>
        <w:ind w:left="360"/>
        <w:jc w:val="both"/>
        <w:rPr>
          <w:rFonts w:ascii="Tahoma" w:hAnsi="Tahoma" w:cs="Tahoma"/>
        </w:rPr>
      </w:pPr>
      <w:r w:rsidRPr="001703B8">
        <w:rPr>
          <w:rFonts w:ascii="Tahoma" w:hAnsi="Tahoma" w:cs="Tahoma"/>
        </w:rPr>
        <w:t>Bex Analyzer</w:t>
      </w:r>
      <w:r w:rsidRPr="001703B8">
        <w:rPr>
          <w:rFonts w:ascii="Tahoma" w:hAnsi="Tahoma" w:cs="Tahoma"/>
        </w:rPr>
        <w:sym w:font="Wingdings" w:char="F0E0"/>
      </w:r>
      <w:r w:rsidRPr="001703B8">
        <w:rPr>
          <w:rFonts w:ascii="Tahoma" w:hAnsi="Tahoma" w:cs="Tahoma"/>
        </w:rPr>
        <w:t xml:space="preserve"> Tools</w:t>
      </w:r>
      <w:r w:rsidRPr="001703B8">
        <w:rPr>
          <w:rFonts w:ascii="Tahoma" w:hAnsi="Tahoma" w:cs="Tahoma"/>
        </w:rPr>
        <w:sym w:font="Wingdings" w:char="F0E0"/>
      </w:r>
      <w:r w:rsidRPr="001703B8">
        <w:rPr>
          <w:rFonts w:ascii="Tahoma" w:hAnsi="Tahoma" w:cs="Tahoma"/>
        </w:rPr>
        <w:t xml:space="preserve"> Create new Query</w:t>
      </w:r>
      <w:r w:rsidR="00A36BD6">
        <w:rPr>
          <w:rFonts w:ascii="Tahoma" w:hAnsi="Tahoma" w:cs="Tahoma"/>
        </w:rPr>
        <w:t xml:space="preserve"> (</w:t>
      </w:r>
      <w:r w:rsidR="00073873">
        <w:rPr>
          <w:rFonts w:ascii="Tahoma" w:hAnsi="Tahoma" w:cs="Tahoma"/>
        </w:rPr>
        <w:t>opens up query designer)</w:t>
      </w:r>
    </w:p>
    <w:p w14:paraId="605075AF" w14:textId="77777777" w:rsidR="00417B0A" w:rsidRPr="00417B0A" w:rsidRDefault="00417B0A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09BFB755" w14:textId="77777777" w:rsidR="001703B8" w:rsidRPr="00A27EDA" w:rsidRDefault="001703B8" w:rsidP="00700DDF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</w:rPr>
      </w:pPr>
      <w:r w:rsidRPr="00A27EDA">
        <w:rPr>
          <w:rFonts w:ascii="Tahoma" w:hAnsi="Tahoma" w:cs="Tahoma"/>
        </w:rPr>
        <w:t xml:space="preserve">Navigate to the Query Designer window and provide the screen capture of the window you </w:t>
      </w:r>
      <w:r w:rsidR="00015AAB">
        <w:rPr>
          <w:rFonts w:ascii="Tahoma" w:hAnsi="Tahoma" w:cs="Tahoma"/>
        </w:rPr>
        <w:t>received</w:t>
      </w:r>
      <w:r w:rsidRPr="00A27EDA">
        <w:rPr>
          <w:rFonts w:ascii="Tahoma" w:hAnsi="Tahoma" w:cs="Tahoma"/>
        </w:rPr>
        <w:t>.</w:t>
      </w:r>
    </w:p>
    <w:p w14:paraId="1AE8FBEB" w14:textId="77777777" w:rsidR="001703B8" w:rsidRPr="001703B8" w:rsidRDefault="001703B8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77151725" w14:textId="77777777" w:rsidR="001703B8" w:rsidRPr="00A27EDA" w:rsidRDefault="001703B8" w:rsidP="00700DDF">
      <w:pPr>
        <w:pStyle w:val="ListParagraph"/>
        <w:ind w:left="360"/>
        <w:jc w:val="both"/>
        <w:rPr>
          <w:rFonts w:ascii="Tahoma" w:hAnsi="Tahoma" w:cs="Tahoma"/>
          <w:b/>
        </w:rPr>
      </w:pPr>
      <w:r w:rsidRPr="00A27EDA">
        <w:rPr>
          <w:rFonts w:ascii="Tahoma" w:hAnsi="Tahoma" w:cs="Tahoma"/>
          <w:b/>
        </w:rPr>
        <w:t>(Screen Capture goes here)</w:t>
      </w:r>
    </w:p>
    <w:p w14:paraId="7F25F028" w14:textId="77777777" w:rsidR="001703B8" w:rsidRPr="00A27EDA" w:rsidRDefault="001703B8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6D7B2956" w14:textId="77777777" w:rsidR="001703B8" w:rsidRPr="00A27EDA" w:rsidRDefault="00DB7853" w:rsidP="00700DDF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>Select/</w:t>
      </w:r>
      <w:r w:rsidR="00DD39EB">
        <w:rPr>
          <w:rFonts w:ascii="Tahoma" w:hAnsi="Tahoma" w:cs="Tahoma"/>
        </w:rPr>
        <w:t>Open</w:t>
      </w:r>
      <w:r w:rsidR="001703B8" w:rsidRPr="00A27EDA">
        <w:rPr>
          <w:rFonts w:ascii="Tahoma" w:hAnsi="Tahoma" w:cs="Tahoma"/>
        </w:rPr>
        <w:t xml:space="preserve"> any Query from Info</w:t>
      </w:r>
      <w:r w:rsidR="00A36BD6">
        <w:rPr>
          <w:rFonts w:ascii="Tahoma" w:hAnsi="Tahoma" w:cs="Tahoma"/>
        </w:rPr>
        <w:t xml:space="preserve"> </w:t>
      </w:r>
      <w:r w:rsidR="001703B8" w:rsidRPr="00A27EDA">
        <w:rPr>
          <w:rFonts w:ascii="Tahoma" w:hAnsi="Tahoma" w:cs="Tahoma"/>
        </w:rPr>
        <w:t>Areas and provide the screen capture immediately below.</w:t>
      </w:r>
    </w:p>
    <w:p w14:paraId="28EDBD5B" w14:textId="77777777" w:rsidR="001703B8" w:rsidRPr="001703B8" w:rsidRDefault="001703B8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4386224D" w14:textId="77777777" w:rsidR="001703B8" w:rsidRPr="00A27EDA" w:rsidRDefault="001703B8" w:rsidP="00700DDF">
      <w:pPr>
        <w:pStyle w:val="ListParagraph"/>
        <w:ind w:left="360"/>
        <w:jc w:val="both"/>
        <w:rPr>
          <w:rFonts w:ascii="Tahoma" w:hAnsi="Tahoma" w:cs="Tahoma"/>
          <w:b/>
        </w:rPr>
      </w:pPr>
      <w:r w:rsidRPr="00A27EDA">
        <w:rPr>
          <w:rFonts w:ascii="Tahoma" w:hAnsi="Tahoma" w:cs="Tahoma"/>
          <w:b/>
        </w:rPr>
        <w:t xml:space="preserve"> (Screen Capture goes here)</w:t>
      </w:r>
    </w:p>
    <w:p w14:paraId="0BDEC070" w14:textId="77777777" w:rsidR="001703B8" w:rsidRDefault="001703B8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7B8941B4" w14:textId="77777777" w:rsidR="00DB7853" w:rsidRDefault="00417B0A" w:rsidP="00700DDF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</w:rPr>
      </w:pPr>
      <w:r w:rsidRPr="00417B0A">
        <w:rPr>
          <w:rFonts w:ascii="Tahoma" w:hAnsi="Tahoma" w:cs="Tahoma"/>
        </w:rPr>
        <w:t xml:space="preserve">Open BEx Query Designer. </w:t>
      </w:r>
      <w:r w:rsidR="00DB7853">
        <w:rPr>
          <w:rFonts w:ascii="Tahoma" w:hAnsi="Tahoma" w:cs="Tahoma"/>
        </w:rPr>
        <w:t xml:space="preserve">Click on </w:t>
      </w:r>
      <w:r w:rsidRPr="00417B0A">
        <w:rPr>
          <w:rFonts w:ascii="Tahoma" w:hAnsi="Tahoma" w:cs="Tahoma"/>
        </w:rPr>
        <w:t>Query</w:t>
      </w:r>
      <w:r w:rsidR="00DB7853" w:rsidRPr="001703B8">
        <w:rPr>
          <w:rFonts w:ascii="Tahoma" w:hAnsi="Tahoma" w:cs="Tahoma"/>
        </w:rPr>
        <w:sym w:font="Wingdings" w:char="F0E0"/>
      </w:r>
      <w:r w:rsidR="00DB7853">
        <w:rPr>
          <w:rFonts w:ascii="Tahoma" w:hAnsi="Tahoma" w:cs="Tahoma"/>
        </w:rPr>
        <w:t xml:space="preserve">New </w:t>
      </w:r>
      <w:r w:rsidR="00DB7853" w:rsidRPr="001703B8">
        <w:rPr>
          <w:rFonts w:ascii="Tahoma" w:hAnsi="Tahoma" w:cs="Tahoma"/>
        </w:rPr>
        <w:sym w:font="Wingdings" w:char="F0E0"/>
      </w:r>
      <w:r w:rsidR="00DB7853" w:rsidRPr="00113077">
        <w:rPr>
          <w:rFonts w:ascii="Tahoma" w:hAnsi="Tahoma" w:cs="Tahoma"/>
        </w:rPr>
        <w:t>Info Areas</w:t>
      </w:r>
      <w:r w:rsidR="00DB7853" w:rsidRPr="00CD57CD">
        <w:sym w:font="Wingdings" w:char="F0E0"/>
      </w:r>
      <w:r w:rsidR="00DB7853" w:rsidRPr="00113077">
        <w:rPr>
          <w:rFonts w:ascii="Tahoma" w:hAnsi="Tahoma" w:cs="Tahoma"/>
        </w:rPr>
        <w:t xml:space="preserve"> UA BI Curriculum 3.0</w:t>
      </w:r>
      <w:r w:rsidR="00DB7853" w:rsidRPr="001703B8">
        <w:rPr>
          <w:rFonts w:ascii="Tahoma" w:hAnsi="Tahoma" w:cs="Tahoma"/>
        </w:rPr>
        <w:sym w:font="Wingdings" w:char="F0E0"/>
      </w:r>
      <w:r w:rsidR="00DB7853" w:rsidRPr="00113077">
        <w:rPr>
          <w:rFonts w:ascii="Tahoma" w:hAnsi="Tahoma" w:cs="Tahoma"/>
        </w:rPr>
        <w:t>Master Copy</w:t>
      </w:r>
      <w:r w:rsidR="00DB7853" w:rsidRPr="001703B8">
        <w:rPr>
          <w:rFonts w:ascii="Tahoma" w:hAnsi="Tahoma" w:cs="Tahoma"/>
        </w:rPr>
        <w:sym w:font="Wingdings" w:char="F0E0"/>
      </w:r>
      <w:r w:rsidR="00DB7853" w:rsidRPr="00113077">
        <w:rPr>
          <w:rFonts w:ascii="Tahoma" w:hAnsi="Tahoma" w:cs="Tahoma"/>
        </w:rPr>
        <w:t xml:space="preserve"> GBI Reporting Master</w:t>
      </w:r>
      <w:r w:rsidR="00DB7853">
        <w:rPr>
          <w:rFonts w:ascii="Tahoma" w:hAnsi="Tahoma" w:cs="Tahoma"/>
        </w:rPr>
        <w:t xml:space="preserve"> </w:t>
      </w:r>
      <w:r w:rsidR="00DB7853" w:rsidRPr="00113077">
        <w:rPr>
          <w:rFonts w:ascii="Tahoma" w:hAnsi="Tahoma" w:cs="Tahoma"/>
        </w:rPr>
        <w:t>(Cube).</w:t>
      </w:r>
      <w:r w:rsidRPr="00417B0A">
        <w:rPr>
          <w:rFonts w:ascii="Tahoma" w:hAnsi="Tahoma" w:cs="Tahoma"/>
        </w:rPr>
        <w:t xml:space="preserve"> </w:t>
      </w:r>
      <w:r w:rsidRPr="00DB7853">
        <w:rPr>
          <w:rFonts w:ascii="Tahoma" w:hAnsi="Tahoma" w:cs="Tahoma"/>
        </w:rPr>
        <w:t>Now, turn on the technical names and include screen capture.</w:t>
      </w:r>
    </w:p>
    <w:p w14:paraId="5BAA9F5C" w14:textId="77777777" w:rsidR="00417B0A" w:rsidRPr="00DB7853" w:rsidRDefault="00417B0A" w:rsidP="00700DDF">
      <w:pPr>
        <w:pStyle w:val="ListParagraph"/>
        <w:ind w:left="360"/>
        <w:jc w:val="both"/>
        <w:rPr>
          <w:rFonts w:ascii="Tahoma" w:hAnsi="Tahoma" w:cs="Tahoma"/>
        </w:rPr>
      </w:pPr>
      <w:r w:rsidRPr="00DB7853">
        <w:rPr>
          <w:rFonts w:ascii="Tahoma" w:hAnsi="Tahoma" w:cs="Tahoma"/>
          <w:b/>
        </w:rPr>
        <w:lastRenderedPageBreak/>
        <w:t>(Screen Capture goes here!)</w:t>
      </w:r>
    </w:p>
    <w:p w14:paraId="3BB067C3" w14:textId="77777777" w:rsidR="00417B0A" w:rsidRPr="00417B0A" w:rsidRDefault="00417B0A" w:rsidP="00700DDF">
      <w:pPr>
        <w:ind w:left="360"/>
        <w:jc w:val="both"/>
        <w:rPr>
          <w:rFonts w:ascii="Tahoma" w:hAnsi="Tahoma" w:cs="Tahoma"/>
        </w:rPr>
      </w:pPr>
    </w:p>
    <w:p w14:paraId="7989676C" w14:textId="77777777" w:rsidR="00417B0A" w:rsidRPr="00A27EDA" w:rsidRDefault="00417B0A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2751944B" w14:textId="77777777" w:rsidR="00A27EDA" w:rsidRPr="00A27EDA" w:rsidRDefault="001703B8" w:rsidP="0074161D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</w:rPr>
      </w:pPr>
      <w:r w:rsidRPr="00A27EDA">
        <w:rPr>
          <w:rFonts w:ascii="Tahoma" w:hAnsi="Tahoma" w:cs="Tahoma"/>
        </w:rPr>
        <w:t xml:space="preserve">Within the Query Designer </w:t>
      </w:r>
      <w:r w:rsidR="00AF47B6">
        <w:rPr>
          <w:rFonts w:ascii="Tahoma" w:hAnsi="Tahoma" w:cs="Tahoma"/>
        </w:rPr>
        <w:t>transaction</w:t>
      </w:r>
      <w:r w:rsidRPr="00A27EDA">
        <w:rPr>
          <w:rFonts w:ascii="Tahoma" w:hAnsi="Tahoma" w:cs="Tahoma"/>
        </w:rPr>
        <w:t xml:space="preserve">, </w:t>
      </w:r>
      <w:r w:rsidR="00AF47B6">
        <w:rPr>
          <w:rFonts w:ascii="Tahoma" w:hAnsi="Tahoma" w:cs="Tahoma"/>
        </w:rPr>
        <w:t xml:space="preserve">you are able to select the “Filter” </w:t>
      </w:r>
      <w:r w:rsidR="00E122BC">
        <w:rPr>
          <w:rFonts w:ascii="Tahoma" w:hAnsi="Tahoma" w:cs="Tahoma"/>
        </w:rPr>
        <w:t>and/</w:t>
      </w:r>
      <w:r w:rsidR="00AF47B6">
        <w:rPr>
          <w:rFonts w:ascii="Tahoma" w:hAnsi="Tahoma" w:cs="Tahoma"/>
        </w:rPr>
        <w:t>or the “Row/Columns” selections. Name all nine of the windows in the Query Designer transaction.</w:t>
      </w:r>
    </w:p>
    <w:p w14:paraId="7FB2D709" w14:textId="77777777" w:rsidR="001703B8" w:rsidRDefault="00A27EDA" w:rsidP="00700DDF">
      <w:pPr>
        <w:pStyle w:val="ListParagraph"/>
        <w:ind w:left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N</w:t>
      </w:r>
      <w:r w:rsidR="001703B8" w:rsidRPr="001703B8">
        <w:rPr>
          <w:rFonts w:ascii="Tahoma" w:hAnsi="Tahoma" w:cs="Tahoma"/>
          <w:b/>
        </w:rPr>
        <w:t xml:space="preserve">ame and describe </w:t>
      </w:r>
      <w:r w:rsidR="00AF47B6">
        <w:rPr>
          <w:rFonts w:ascii="Tahoma" w:hAnsi="Tahoma" w:cs="Tahoma"/>
          <w:b/>
        </w:rPr>
        <w:t>each of the nine windows</w:t>
      </w:r>
      <w:r w:rsidR="001703B8" w:rsidRPr="001703B8">
        <w:rPr>
          <w:rFonts w:ascii="Tahoma" w:hAnsi="Tahoma" w:cs="Tahoma"/>
          <w:b/>
        </w:rPr>
        <w:t>.</w:t>
      </w:r>
    </w:p>
    <w:p w14:paraId="2D99462F" w14:textId="77777777" w:rsidR="00044897" w:rsidRPr="001703B8" w:rsidRDefault="00044897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4C0AC0A9" w14:textId="564BD3D2" w:rsidR="00044897" w:rsidRPr="00044897" w:rsidRDefault="001703B8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 w:rsidRPr="001703B8">
        <w:rPr>
          <w:rFonts w:ascii="Tahoma" w:hAnsi="Tahoma" w:cs="Tahoma"/>
        </w:rPr>
        <w:t>Pane 1 ------------------------------------------------------------------------------------</w:t>
      </w:r>
    </w:p>
    <w:p w14:paraId="4591790D" w14:textId="77777777" w:rsidR="001703B8" w:rsidRPr="00AF47B6" w:rsidRDefault="001703B8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 w:rsidRPr="001703B8">
        <w:rPr>
          <w:rFonts w:ascii="Tahoma" w:hAnsi="Tahoma" w:cs="Tahoma"/>
        </w:rPr>
        <w:t>Pane 2 ------------------------------------------------------------------------------------</w:t>
      </w:r>
    </w:p>
    <w:p w14:paraId="78DDC814" w14:textId="77777777" w:rsidR="001703B8" w:rsidRPr="00AF47B6" w:rsidRDefault="001703B8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 w:rsidRPr="001703B8">
        <w:rPr>
          <w:rFonts w:ascii="Tahoma" w:hAnsi="Tahoma" w:cs="Tahoma"/>
        </w:rPr>
        <w:t>Pane 3 ------------------------------------------------------------------------------------</w:t>
      </w:r>
    </w:p>
    <w:p w14:paraId="6F5197BB" w14:textId="77777777" w:rsidR="001703B8" w:rsidRPr="00AF47B6" w:rsidRDefault="001703B8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 w:rsidRPr="001703B8">
        <w:rPr>
          <w:rFonts w:ascii="Tahoma" w:hAnsi="Tahoma" w:cs="Tahoma"/>
        </w:rPr>
        <w:t>Pane 4-------------------------------------------------------------------------------------</w:t>
      </w:r>
    </w:p>
    <w:p w14:paraId="2836D380" w14:textId="77777777" w:rsidR="00AF47B6" w:rsidRPr="00AF47B6" w:rsidRDefault="001703B8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 w:rsidRPr="001703B8">
        <w:rPr>
          <w:rFonts w:ascii="Tahoma" w:hAnsi="Tahoma" w:cs="Tahoma"/>
        </w:rPr>
        <w:t>Pane 5-------------------------------------------------------------------------------------</w:t>
      </w:r>
    </w:p>
    <w:p w14:paraId="5A5CA4FF" w14:textId="77777777" w:rsidR="00AF47B6" w:rsidRPr="00AF47B6" w:rsidRDefault="00AF47B6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Pane 6</w:t>
      </w:r>
      <w:r w:rsidRPr="001703B8">
        <w:rPr>
          <w:rFonts w:ascii="Tahoma" w:hAnsi="Tahoma" w:cs="Tahoma"/>
        </w:rPr>
        <w:t>-------------------------------------------------------------------------------------</w:t>
      </w:r>
    </w:p>
    <w:p w14:paraId="2F32C020" w14:textId="77777777" w:rsidR="00AF47B6" w:rsidRDefault="00AF47B6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Pane 7</w:t>
      </w:r>
      <w:r w:rsidRPr="001703B8">
        <w:rPr>
          <w:rFonts w:ascii="Tahoma" w:hAnsi="Tahoma" w:cs="Tahoma"/>
        </w:rPr>
        <w:t>-------------------------------------------------------------------------------------</w:t>
      </w:r>
    </w:p>
    <w:p w14:paraId="49015E45" w14:textId="77777777" w:rsidR="00AF47B6" w:rsidRDefault="00AF47B6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Pane 8</w:t>
      </w:r>
      <w:r w:rsidRPr="001703B8">
        <w:rPr>
          <w:rFonts w:ascii="Tahoma" w:hAnsi="Tahoma" w:cs="Tahoma"/>
        </w:rPr>
        <w:t>-------------------------------------------------------------------------------------</w:t>
      </w:r>
    </w:p>
    <w:p w14:paraId="548A6451" w14:textId="77777777" w:rsidR="00AF47B6" w:rsidRPr="00C76EA6" w:rsidRDefault="00AF47B6" w:rsidP="00700DDF">
      <w:pPr>
        <w:pStyle w:val="ListParagraph"/>
        <w:numPr>
          <w:ilvl w:val="1"/>
          <w:numId w:val="2"/>
        </w:numPr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Pane 9</w:t>
      </w:r>
      <w:r w:rsidRPr="001703B8">
        <w:rPr>
          <w:rFonts w:ascii="Tahoma" w:hAnsi="Tahoma" w:cs="Tahoma"/>
        </w:rPr>
        <w:t>-------------------------------------------------------------------------------------</w:t>
      </w:r>
    </w:p>
    <w:p w14:paraId="5C375CCD" w14:textId="77777777" w:rsidR="00417B0A" w:rsidRDefault="00417B0A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52F01B75" w14:textId="77777777" w:rsidR="00CB1CC4" w:rsidRPr="00291322" w:rsidRDefault="00CB1CC4" w:rsidP="00700DDF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</w:rPr>
      </w:pPr>
      <w:r w:rsidRPr="00291322">
        <w:rPr>
          <w:rFonts w:ascii="Tahoma" w:hAnsi="Tahoma" w:cs="Tahoma"/>
        </w:rPr>
        <w:t>Define the following:</w:t>
      </w:r>
    </w:p>
    <w:p w14:paraId="605A426D" w14:textId="77777777" w:rsidR="00CB1CC4" w:rsidRPr="00291322" w:rsidRDefault="00CB1CC4" w:rsidP="00700DDF">
      <w:pPr>
        <w:pStyle w:val="ListParagraph"/>
        <w:ind w:left="360" w:hanging="360"/>
        <w:jc w:val="both"/>
        <w:rPr>
          <w:rFonts w:ascii="Tahoma" w:hAnsi="Tahoma" w:cs="Tahoma"/>
          <w:b/>
        </w:rPr>
      </w:pPr>
    </w:p>
    <w:p w14:paraId="01B33129" w14:textId="77777777" w:rsidR="00CB1CC4" w:rsidRPr="00291322" w:rsidRDefault="00CB1CC4" w:rsidP="00700DDF">
      <w:pPr>
        <w:pStyle w:val="ListParagraph"/>
        <w:numPr>
          <w:ilvl w:val="0"/>
          <w:numId w:val="1"/>
        </w:numPr>
        <w:ind w:left="360"/>
        <w:jc w:val="both"/>
        <w:rPr>
          <w:rFonts w:ascii="Tahoma" w:hAnsi="Tahoma" w:cs="Tahoma"/>
          <w:b/>
        </w:rPr>
      </w:pPr>
      <w:r w:rsidRPr="00291322">
        <w:rPr>
          <w:rFonts w:ascii="Tahoma" w:hAnsi="Tahoma" w:cs="Tahoma"/>
          <w:b/>
        </w:rPr>
        <w:t xml:space="preserve">InfoProvider: </w:t>
      </w:r>
    </w:p>
    <w:p w14:paraId="5271920A" w14:textId="77777777" w:rsidR="00CB1CC4" w:rsidRPr="00291322" w:rsidRDefault="00CB1CC4" w:rsidP="00700DDF">
      <w:pPr>
        <w:pStyle w:val="ListParagraph"/>
        <w:ind w:left="360" w:hanging="360"/>
        <w:jc w:val="both"/>
        <w:rPr>
          <w:rFonts w:ascii="Tahoma" w:hAnsi="Tahoma" w:cs="Tahoma"/>
          <w:b/>
        </w:rPr>
      </w:pPr>
    </w:p>
    <w:p w14:paraId="69FC608D" w14:textId="77777777" w:rsidR="00CB1CC4" w:rsidRPr="00291322" w:rsidRDefault="00CB1CC4" w:rsidP="00700DDF">
      <w:pPr>
        <w:pStyle w:val="ListParagraph"/>
        <w:numPr>
          <w:ilvl w:val="0"/>
          <w:numId w:val="1"/>
        </w:numPr>
        <w:ind w:left="360"/>
        <w:jc w:val="both"/>
        <w:rPr>
          <w:rFonts w:ascii="Tahoma" w:hAnsi="Tahoma" w:cs="Tahoma"/>
          <w:b/>
        </w:rPr>
      </w:pPr>
      <w:r w:rsidRPr="00291322">
        <w:rPr>
          <w:rFonts w:ascii="Tahoma" w:hAnsi="Tahoma" w:cs="Tahoma"/>
          <w:b/>
        </w:rPr>
        <w:t>InfoArea:</w:t>
      </w:r>
    </w:p>
    <w:p w14:paraId="1210E6AE" w14:textId="77777777" w:rsidR="00CB1CC4" w:rsidRPr="00291322" w:rsidRDefault="00CB1CC4" w:rsidP="00700DDF">
      <w:pPr>
        <w:pStyle w:val="ListParagraph"/>
        <w:ind w:left="360" w:hanging="360"/>
        <w:jc w:val="both"/>
        <w:rPr>
          <w:rFonts w:ascii="Tahoma" w:hAnsi="Tahoma" w:cs="Tahoma"/>
          <w:b/>
        </w:rPr>
      </w:pPr>
    </w:p>
    <w:p w14:paraId="2D6E5271" w14:textId="77777777" w:rsidR="00CB1CC4" w:rsidRPr="00291322" w:rsidRDefault="00CB1CC4" w:rsidP="00700DDF">
      <w:pPr>
        <w:pStyle w:val="ListParagraph"/>
        <w:numPr>
          <w:ilvl w:val="0"/>
          <w:numId w:val="1"/>
        </w:numPr>
        <w:ind w:left="360"/>
        <w:jc w:val="both"/>
        <w:rPr>
          <w:rFonts w:ascii="Tahoma" w:hAnsi="Tahoma" w:cs="Tahoma"/>
          <w:b/>
        </w:rPr>
      </w:pPr>
      <w:r w:rsidRPr="00291322">
        <w:rPr>
          <w:rFonts w:ascii="Tahoma" w:hAnsi="Tahoma" w:cs="Tahoma"/>
          <w:b/>
        </w:rPr>
        <w:t>InfoObject:</w:t>
      </w:r>
    </w:p>
    <w:p w14:paraId="7C5D797C" w14:textId="77777777" w:rsidR="00CB1CC4" w:rsidRPr="00291322" w:rsidRDefault="00CB1CC4" w:rsidP="00700DDF">
      <w:pPr>
        <w:pStyle w:val="ListParagraph"/>
        <w:ind w:left="360" w:hanging="360"/>
        <w:jc w:val="both"/>
        <w:rPr>
          <w:rFonts w:ascii="Tahoma" w:hAnsi="Tahoma" w:cs="Tahoma"/>
          <w:b/>
        </w:rPr>
      </w:pPr>
    </w:p>
    <w:p w14:paraId="290A9258" w14:textId="77777777" w:rsidR="00CB1CC4" w:rsidRPr="00291322" w:rsidRDefault="00CB1CC4" w:rsidP="00700DDF">
      <w:pPr>
        <w:pStyle w:val="ListParagraph"/>
        <w:numPr>
          <w:ilvl w:val="0"/>
          <w:numId w:val="1"/>
        </w:numPr>
        <w:ind w:left="360"/>
        <w:jc w:val="both"/>
        <w:rPr>
          <w:rFonts w:ascii="Tahoma" w:hAnsi="Tahoma" w:cs="Tahoma"/>
          <w:b/>
        </w:rPr>
      </w:pPr>
      <w:r w:rsidRPr="00291322">
        <w:rPr>
          <w:rFonts w:ascii="Tahoma" w:hAnsi="Tahoma" w:cs="Tahoma"/>
          <w:b/>
        </w:rPr>
        <w:t>Dimension:</w:t>
      </w:r>
    </w:p>
    <w:p w14:paraId="159CFD08" w14:textId="77777777" w:rsidR="00CB1CC4" w:rsidRPr="00291322" w:rsidRDefault="00CB1CC4" w:rsidP="00700DDF">
      <w:pPr>
        <w:pStyle w:val="ListParagraph"/>
        <w:ind w:left="360" w:hanging="360"/>
        <w:jc w:val="both"/>
        <w:rPr>
          <w:rFonts w:ascii="Tahoma" w:hAnsi="Tahoma" w:cs="Tahoma"/>
          <w:b/>
        </w:rPr>
      </w:pPr>
    </w:p>
    <w:p w14:paraId="42A3E530" w14:textId="77777777" w:rsidR="00CB1CC4" w:rsidRPr="00291322" w:rsidRDefault="00CB1CC4" w:rsidP="00700DDF">
      <w:pPr>
        <w:pStyle w:val="ListParagraph"/>
        <w:numPr>
          <w:ilvl w:val="0"/>
          <w:numId w:val="1"/>
        </w:numPr>
        <w:ind w:left="360"/>
        <w:jc w:val="both"/>
        <w:rPr>
          <w:rFonts w:ascii="Tahoma" w:hAnsi="Tahoma" w:cs="Tahoma"/>
          <w:b/>
        </w:rPr>
      </w:pPr>
      <w:r w:rsidRPr="00291322">
        <w:rPr>
          <w:rFonts w:ascii="Tahoma" w:hAnsi="Tahoma" w:cs="Tahoma"/>
          <w:b/>
        </w:rPr>
        <w:t xml:space="preserve">Characteristic: </w:t>
      </w:r>
    </w:p>
    <w:p w14:paraId="249C2EA4" w14:textId="77777777" w:rsidR="00CB1CC4" w:rsidRPr="00291322" w:rsidRDefault="00CB1CC4" w:rsidP="00700DDF">
      <w:pPr>
        <w:pStyle w:val="ListParagraph"/>
        <w:ind w:left="360" w:hanging="360"/>
        <w:jc w:val="both"/>
        <w:rPr>
          <w:rFonts w:ascii="Tahoma" w:hAnsi="Tahoma" w:cs="Tahoma"/>
          <w:b/>
        </w:rPr>
      </w:pPr>
    </w:p>
    <w:p w14:paraId="16B61901" w14:textId="77777777" w:rsidR="00CB1CC4" w:rsidRPr="00291322" w:rsidRDefault="00CB1CC4" w:rsidP="00700DDF">
      <w:pPr>
        <w:pStyle w:val="ListParagraph"/>
        <w:numPr>
          <w:ilvl w:val="0"/>
          <w:numId w:val="1"/>
        </w:numPr>
        <w:ind w:left="360"/>
        <w:jc w:val="both"/>
        <w:rPr>
          <w:rFonts w:ascii="Tahoma" w:hAnsi="Tahoma" w:cs="Tahoma"/>
          <w:b/>
        </w:rPr>
      </w:pPr>
      <w:r w:rsidRPr="00291322">
        <w:rPr>
          <w:rFonts w:ascii="Tahoma" w:hAnsi="Tahoma" w:cs="Tahoma"/>
          <w:b/>
        </w:rPr>
        <w:t>Attribute:</w:t>
      </w:r>
    </w:p>
    <w:p w14:paraId="62EA0384" w14:textId="77777777" w:rsidR="00CB1CC4" w:rsidRPr="00291322" w:rsidRDefault="00CB1CC4" w:rsidP="00700DDF">
      <w:pPr>
        <w:pStyle w:val="ListParagraph"/>
        <w:ind w:left="360" w:hanging="360"/>
        <w:jc w:val="both"/>
        <w:rPr>
          <w:rFonts w:ascii="Tahoma" w:hAnsi="Tahoma" w:cs="Tahoma"/>
          <w:b/>
        </w:rPr>
      </w:pPr>
    </w:p>
    <w:p w14:paraId="4695DC15" w14:textId="77777777" w:rsidR="004866FD" w:rsidRPr="0040441B" w:rsidRDefault="00CB1CC4" w:rsidP="00700DDF">
      <w:pPr>
        <w:pStyle w:val="ListParagraph"/>
        <w:numPr>
          <w:ilvl w:val="0"/>
          <w:numId w:val="1"/>
        </w:numPr>
        <w:ind w:left="360"/>
        <w:jc w:val="both"/>
        <w:rPr>
          <w:rFonts w:ascii="Tahoma" w:hAnsi="Tahoma" w:cs="Tahoma"/>
          <w:b/>
        </w:rPr>
      </w:pPr>
      <w:r w:rsidRPr="00291322">
        <w:rPr>
          <w:rFonts w:ascii="Tahoma" w:hAnsi="Tahoma" w:cs="Tahoma"/>
          <w:b/>
        </w:rPr>
        <w:t>Key Figure:</w:t>
      </w:r>
      <w:r w:rsidRPr="00417B0A">
        <w:rPr>
          <w:rFonts w:ascii="Tahoma" w:hAnsi="Tahoma" w:cs="Tahoma"/>
          <w:b/>
        </w:rPr>
        <w:tab/>
      </w:r>
    </w:p>
    <w:p w14:paraId="39286755" w14:textId="77777777" w:rsidR="00044897" w:rsidRDefault="00044897" w:rsidP="00700DDF">
      <w:pPr>
        <w:ind w:left="360"/>
        <w:jc w:val="both"/>
        <w:rPr>
          <w:rFonts w:ascii="Tahoma" w:hAnsi="Tahoma" w:cs="Tahoma"/>
          <w:b/>
          <w:sz w:val="28"/>
        </w:rPr>
      </w:pPr>
    </w:p>
    <w:p w14:paraId="7E28F881" w14:textId="77777777" w:rsidR="00417B0A" w:rsidRPr="00417B0A" w:rsidRDefault="00417B0A" w:rsidP="00044897">
      <w:pPr>
        <w:jc w:val="both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Create Query</w:t>
      </w:r>
      <w:r w:rsidRPr="00417B0A">
        <w:rPr>
          <w:rFonts w:ascii="Tahoma" w:hAnsi="Tahoma" w:cs="Tahoma"/>
          <w:b/>
          <w:sz w:val="28"/>
        </w:rPr>
        <w:t xml:space="preserve"> – BEx Query Desig</w:t>
      </w:r>
      <w:r>
        <w:rPr>
          <w:rFonts w:ascii="Tahoma" w:hAnsi="Tahoma" w:cs="Tahoma"/>
          <w:b/>
          <w:sz w:val="28"/>
        </w:rPr>
        <w:t>n</w:t>
      </w:r>
      <w:r w:rsidRPr="00417B0A">
        <w:rPr>
          <w:rFonts w:ascii="Tahoma" w:hAnsi="Tahoma" w:cs="Tahoma"/>
          <w:b/>
          <w:sz w:val="28"/>
        </w:rPr>
        <w:t>er</w:t>
      </w:r>
    </w:p>
    <w:p w14:paraId="147ABBB1" w14:textId="409F05BC" w:rsidR="00380057" w:rsidRPr="00380057" w:rsidRDefault="001A0140" w:rsidP="0038005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b/>
        </w:rPr>
      </w:pPr>
      <w:r>
        <w:rPr>
          <w:rFonts w:ascii="Tahoma" w:hAnsi="Tahoma" w:cs="Tahoma"/>
        </w:rPr>
        <w:t>Now open Query Designer:</w:t>
      </w:r>
      <w:r w:rsidR="00113077" w:rsidRPr="00700DDF">
        <w:rPr>
          <w:rFonts w:ascii="Tahoma" w:hAnsi="Tahoma" w:cs="Tahoma"/>
        </w:rPr>
        <w:t xml:space="preserve"> (BE</w:t>
      </w:r>
      <w:r w:rsidR="001703B8" w:rsidRPr="00700DDF">
        <w:rPr>
          <w:rFonts w:ascii="Tahoma" w:hAnsi="Tahoma" w:cs="Tahoma"/>
        </w:rPr>
        <w:t>x</w:t>
      </w:r>
      <w:r w:rsidR="00113077" w:rsidRPr="00700DDF">
        <w:rPr>
          <w:rFonts w:ascii="Tahoma" w:hAnsi="Tahoma" w:cs="Tahoma"/>
        </w:rPr>
        <w:t xml:space="preserve"> </w:t>
      </w:r>
      <w:r w:rsidR="001703B8" w:rsidRPr="00700DDF">
        <w:rPr>
          <w:rFonts w:ascii="Tahoma" w:hAnsi="Tahoma" w:cs="Tahoma"/>
        </w:rPr>
        <w:t>Analyzer</w:t>
      </w:r>
      <w:r w:rsidR="001703B8" w:rsidRPr="001703B8">
        <w:rPr>
          <w:rFonts w:ascii="Tahoma" w:hAnsi="Tahoma" w:cs="Tahoma"/>
        </w:rPr>
        <w:sym w:font="Wingdings" w:char="F0E0"/>
      </w:r>
      <w:r w:rsidR="001703B8" w:rsidRPr="00700DDF">
        <w:rPr>
          <w:rFonts w:ascii="Tahoma" w:hAnsi="Tahoma" w:cs="Tahoma"/>
        </w:rPr>
        <w:t>Tools</w:t>
      </w:r>
      <w:r w:rsidR="001703B8" w:rsidRPr="001703B8">
        <w:rPr>
          <w:rFonts w:ascii="Tahoma" w:hAnsi="Tahoma" w:cs="Tahoma"/>
        </w:rPr>
        <w:sym w:font="Wingdings" w:char="F0E0"/>
      </w:r>
      <w:r w:rsidR="001703B8" w:rsidRPr="00700DDF">
        <w:rPr>
          <w:rFonts w:ascii="Tahoma" w:hAnsi="Tahoma" w:cs="Tahoma"/>
        </w:rPr>
        <w:t>Create New Query)</w:t>
      </w:r>
      <w:r w:rsidR="00532DBF">
        <w:rPr>
          <w:rFonts w:ascii="Tahoma" w:hAnsi="Tahoma" w:cs="Tahoma"/>
        </w:rPr>
        <w:t xml:space="preserve">. </w:t>
      </w:r>
      <w:r w:rsidR="001703B8" w:rsidRPr="00532DBF">
        <w:rPr>
          <w:rFonts w:ascii="Tahoma" w:hAnsi="Tahoma" w:cs="Tahoma"/>
        </w:rPr>
        <w:t>In Que</w:t>
      </w:r>
      <w:r w:rsidR="00113077" w:rsidRPr="00532DBF">
        <w:rPr>
          <w:rFonts w:ascii="Tahoma" w:hAnsi="Tahoma" w:cs="Tahoma"/>
        </w:rPr>
        <w:t>ry Designer</w:t>
      </w:r>
      <w:r>
        <w:rPr>
          <w:rFonts w:ascii="Tahoma" w:hAnsi="Tahoma" w:cs="Tahoma"/>
        </w:rPr>
        <w:t>,</w:t>
      </w:r>
      <w:r w:rsidR="00113077" w:rsidRPr="00532DBF">
        <w:rPr>
          <w:rFonts w:ascii="Tahoma" w:hAnsi="Tahoma" w:cs="Tahoma"/>
        </w:rPr>
        <w:t xml:space="preserve"> load the Cube</w:t>
      </w:r>
      <w:r w:rsidR="00DB7853" w:rsidRPr="00532DBF">
        <w:rPr>
          <w:rFonts w:ascii="Tahoma" w:hAnsi="Tahoma" w:cs="Tahoma"/>
        </w:rPr>
        <w:t xml:space="preserve"> by</w:t>
      </w:r>
      <w:r w:rsidR="00113077" w:rsidRPr="00532DBF">
        <w:rPr>
          <w:rFonts w:ascii="Tahoma" w:hAnsi="Tahoma" w:cs="Tahoma"/>
        </w:rPr>
        <w:t xml:space="preserve"> navigating through</w:t>
      </w:r>
      <w:r>
        <w:rPr>
          <w:rFonts w:ascii="Tahoma" w:hAnsi="Tahoma" w:cs="Tahoma"/>
        </w:rPr>
        <w:t>:</w:t>
      </w:r>
      <w:r w:rsidR="00113077" w:rsidRPr="00532DBF">
        <w:rPr>
          <w:rFonts w:ascii="Tahoma" w:hAnsi="Tahoma" w:cs="Tahoma"/>
        </w:rPr>
        <w:t xml:space="preserve"> </w:t>
      </w:r>
      <w:r w:rsidR="001703B8" w:rsidRPr="00532DBF">
        <w:rPr>
          <w:rFonts w:ascii="Tahoma" w:hAnsi="Tahoma" w:cs="Tahoma"/>
        </w:rPr>
        <w:t xml:space="preserve">Query </w:t>
      </w:r>
      <w:r w:rsidR="001703B8" w:rsidRPr="00CD57CD">
        <w:sym w:font="Wingdings" w:char="F0E0"/>
      </w:r>
      <w:r w:rsidR="00E06B1B" w:rsidRPr="00532DBF">
        <w:rPr>
          <w:rFonts w:ascii="Tahoma" w:hAnsi="Tahoma" w:cs="Tahoma"/>
        </w:rPr>
        <w:t>New</w:t>
      </w:r>
      <w:r w:rsidR="001703B8" w:rsidRPr="00532DBF">
        <w:rPr>
          <w:rFonts w:ascii="Tahoma" w:hAnsi="Tahoma" w:cs="Tahoma"/>
        </w:rPr>
        <w:t xml:space="preserve"> </w:t>
      </w:r>
      <w:r w:rsidR="001703B8" w:rsidRPr="00CD57CD">
        <w:sym w:font="Wingdings" w:char="F0E0"/>
      </w:r>
      <w:r w:rsidR="00AD519B" w:rsidRPr="00532DBF">
        <w:rPr>
          <w:rFonts w:ascii="Tahoma" w:hAnsi="Tahoma" w:cs="Tahoma"/>
        </w:rPr>
        <w:t>Info A</w:t>
      </w:r>
      <w:r w:rsidR="001703B8" w:rsidRPr="00532DBF">
        <w:rPr>
          <w:rFonts w:ascii="Tahoma" w:hAnsi="Tahoma" w:cs="Tahoma"/>
        </w:rPr>
        <w:t>reas</w:t>
      </w:r>
      <w:r w:rsidR="00AD519B" w:rsidRPr="00CD57CD">
        <w:sym w:font="Wingdings" w:char="F0E0"/>
      </w:r>
      <w:r>
        <w:rPr>
          <w:rFonts w:ascii="Tahoma" w:hAnsi="Tahoma" w:cs="Tahoma"/>
        </w:rPr>
        <w:t xml:space="preserve"> UA BI </w:t>
      </w:r>
      <w:r w:rsidR="00113077" w:rsidRPr="00532DBF">
        <w:rPr>
          <w:rFonts w:ascii="Tahoma" w:hAnsi="Tahoma" w:cs="Tahoma"/>
        </w:rPr>
        <w:t>Curriculum 3.0</w:t>
      </w:r>
      <w:r w:rsidR="00113077" w:rsidRPr="001703B8">
        <w:sym w:font="Wingdings" w:char="F0E0"/>
      </w:r>
      <w:r w:rsidR="00113077" w:rsidRPr="00532DBF">
        <w:rPr>
          <w:rFonts w:ascii="Tahoma" w:hAnsi="Tahoma" w:cs="Tahoma"/>
        </w:rPr>
        <w:t>Master Copy</w:t>
      </w:r>
      <w:r w:rsidR="00113077" w:rsidRPr="001703B8">
        <w:sym w:font="Wingdings" w:char="F0E0"/>
      </w:r>
      <w:r w:rsidR="00113077" w:rsidRPr="00532DBF">
        <w:rPr>
          <w:rFonts w:ascii="Tahoma" w:hAnsi="Tahoma" w:cs="Tahoma"/>
        </w:rPr>
        <w:t xml:space="preserve"> GBI Reporting Master</w:t>
      </w:r>
      <w:r w:rsidR="00DB7853" w:rsidRPr="00532DBF">
        <w:rPr>
          <w:rFonts w:ascii="Tahoma" w:hAnsi="Tahoma" w:cs="Tahoma"/>
        </w:rPr>
        <w:t xml:space="preserve"> </w:t>
      </w:r>
      <w:r w:rsidR="00113077" w:rsidRPr="00532DBF">
        <w:rPr>
          <w:rFonts w:ascii="Tahoma" w:hAnsi="Tahoma" w:cs="Tahoma"/>
        </w:rPr>
        <w:t>(Cube).</w:t>
      </w:r>
    </w:p>
    <w:p w14:paraId="2FABE4ED" w14:textId="77777777" w:rsidR="00380057" w:rsidRPr="00380057" w:rsidRDefault="00380057" w:rsidP="00380057">
      <w:pPr>
        <w:spacing w:line="360" w:lineRule="auto"/>
        <w:jc w:val="both"/>
        <w:rPr>
          <w:rFonts w:ascii="Tahoma" w:hAnsi="Tahoma" w:cs="Tahoma"/>
          <w:b/>
        </w:rPr>
      </w:pPr>
    </w:p>
    <w:p w14:paraId="1430FF12" w14:textId="77777777" w:rsidR="003970BE" w:rsidRPr="003970BE" w:rsidRDefault="003970BE" w:rsidP="003970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b/>
        </w:rPr>
      </w:pPr>
      <w:r w:rsidRPr="003970BE">
        <w:rPr>
          <w:rFonts w:ascii="Tahoma" w:hAnsi="Tahoma" w:cs="Tahoma"/>
        </w:rPr>
        <w:t>Define your query with the following elements:</w:t>
      </w:r>
    </w:p>
    <w:p w14:paraId="36B6183A" w14:textId="77777777" w:rsidR="003970BE" w:rsidRPr="003970BE" w:rsidRDefault="003970BE" w:rsidP="003970BE">
      <w:pPr>
        <w:pStyle w:val="ListParagraph"/>
        <w:numPr>
          <w:ilvl w:val="0"/>
          <w:numId w:val="12"/>
        </w:numPr>
        <w:jc w:val="both"/>
        <w:rPr>
          <w:rFonts w:ascii="Tahoma" w:hAnsi="Tahoma" w:cs="Tahoma"/>
        </w:rPr>
      </w:pPr>
      <w:r w:rsidRPr="003970BE">
        <w:rPr>
          <w:rFonts w:ascii="Tahoma" w:hAnsi="Tahoma" w:cs="Tahoma"/>
        </w:rPr>
        <w:t>Filter: Calendar Year = 2011. Country = United States</w:t>
      </w:r>
    </w:p>
    <w:p w14:paraId="02CC35E0" w14:textId="77777777" w:rsidR="003970BE" w:rsidRPr="003970BE" w:rsidRDefault="003970BE" w:rsidP="003970BE">
      <w:pPr>
        <w:pStyle w:val="ListParagraph"/>
        <w:numPr>
          <w:ilvl w:val="0"/>
          <w:numId w:val="12"/>
        </w:numPr>
        <w:jc w:val="both"/>
        <w:rPr>
          <w:rFonts w:ascii="Tahoma" w:hAnsi="Tahoma" w:cs="Tahoma"/>
        </w:rPr>
      </w:pPr>
      <w:r w:rsidRPr="003970BE">
        <w:rPr>
          <w:rFonts w:ascii="Tahoma" w:hAnsi="Tahoma" w:cs="Tahoma"/>
        </w:rPr>
        <w:t>Rows: Product Category and Material</w:t>
      </w:r>
    </w:p>
    <w:p w14:paraId="6F3B8CD1" w14:textId="77777777" w:rsidR="003970BE" w:rsidRPr="003970BE" w:rsidRDefault="001A0140" w:rsidP="003970BE">
      <w:pPr>
        <w:pStyle w:val="ListParagraph"/>
        <w:numPr>
          <w:ilvl w:val="0"/>
          <w:numId w:val="12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Columns - </w:t>
      </w:r>
      <w:r w:rsidR="003970BE" w:rsidRPr="003970BE">
        <w:rPr>
          <w:rFonts w:ascii="Tahoma" w:hAnsi="Tahoma" w:cs="Tahoma"/>
        </w:rPr>
        <w:t>Key figures</w:t>
      </w:r>
      <w:r>
        <w:rPr>
          <w:rFonts w:ascii="Tahoma" w:hAnsi="Tahoma" w:cs="Tahoma"/>
        </w:rPr>
        <w:t>: Sales Quantity, Revenue, Discount and Cost of Good M</w:t>
      </w:r>
      <w:r w:rsidR="003970BE" w:rsidRPr="003970BE">
        <w:rPr>
          <w:rFonts w:ascii="Tahoma" w:hAnsi="Tahoma" w:cs="Tahoma"/>
        </w:rPr>
        <w:t xml:space="preserve">anufactured </w:t>
      </w:r>
    </w:p>
    <w:p w14:paraId="5A9621D7" w14:textId="77777777" w:rsidR="00113077" w:rsidRDefault="003970BE" w:rsidP="003970BE">
      <w:pPr>
        <w:jc w:val="both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1E8DF1E" wp14:editId="5DC42B55">
            <wp:extent cx="6389370" cy="4644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25DF" w14:textId="77777777" w:rsidR="003970BE" w:rsidRPr="00113077" w:rsidRDefault="003970BE" w:rsidP="003970BE">
      <w:pPr>
        <w:jc w:val="both"/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49BF46E1" wp14:editId="4A0EFEE7">
            <wp:extent cx="6389370" cy="4617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C403" w14:textId="77777777" w:rsidR="00432B43" w:rsidRDefault="003970BE" w:rsidP="003970BE">
      <w:pPr>
        <w:jc w:val="both"/>
        <w:rPr>
          <w:rFonts w:ascii="Tahoma" w:hAnsi="Tahoma" w:cs="Tahoma"/>
        </w:rPr>
      </w:pPr>
      <w:r w:rsidRPr="003970BE">
        <w:rPr>
          <w:rFonts w:ascii="Tahoma" w:hAnsi="Tahoma" w:cs="Tahoma"/>
        </w:rPr>
        <w:t>Save the Query with Description as (Your first name SYYXXX) and the technical name as (QTRCCSYYXXX).</w:t>
      </w:r>
      <w:r>
        <w:rPr>
          <w:rFonts w:ascii="Tahoma" w:hAnsi="Tahoma" w:cs="Tahoma"/>
        </w:rPr>
        <w:t xml:space="preserve"> </w:t>
      </w:r>
      <w:r w:rsidRPr="003970BE">
        <w:rPr>
          <w:rFonts w:ascii="Tahoma" w:hAnsi="Tahoma" w:cs="Tahoma"/>
        </w:rPr>
        <w:t>Test your query.</w:t>
      </w:r>
    </w:p>
    <w:p w14:paraId="21E6856D" w14:textId="77777777" w:rsidR="003970BE" w:rsidRDefault="003970BE" w:rsidP="003970BE">
      <w:pPr>
        <w:jc w:val="both"/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3C55C39A" wp14:editId="413DC310">
            <wp:extent cx="6389370" cy="5248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460" w14:textId="54D65E71" w:rsidR="003970BE" w:rsidRDefault="003970BE" w:rsidP="003970BE">
      <w:pPr>
        <w:jc w:val="both"/>
        <w:rPr>
          <w:rFonts w:ascii="Tahoma" w:hAnsi="Tahoma" w:cs="Tahoma"/>
          <w:b/>
        </w:rPr>
      </w:pPr>
      <w:r w:rsidRPr="003970BE">
        <w:rPr>
          <w:rFonts w:ascii="Tahoma" w:hAnsi="Tahoma" w:cs="Tahoma"/>
          <w:b/>
        </w:rPr>
        <w:t>Paste a screenshot of your query</w:t>
      </w:r>
      <w:r w:rsidR="00180160">
        <w:rPr>
          <w:rFonts w:ascii="Tahoma" w:hAnsi="Tahoma" w:cs="Tahoma"/>
          <w:b/>
        </w:rPr>
        <w:t xml:space="preserve"> </w:t>
      </w:r>
      <w:r w:rsidR="00180160">
        <w:rPr>
          <w:rFonts w:ascii="Tahoma" w:hAnsi="Tahoma" w:cs="Tahoma"/>
          <w:b/>
          <w:iCs/>
        </w:rPr>
        <w:t>executed in excel</w:t>
      </w:r>
      <w:r w:rsidRPr="003970BE">
        <w:rPr>
          <w:rFonts w:ascii="Tahoma" w:hAnsi="Tahoma" w:cs="Tahoma"/>
          <w:b/>
        </w:rPr>
        <w:t>.</w:t>
      </w:r>
    </w:p>
    <w:p w14:paraId="51124F2E" w14:textId="77777777" w:rsidR="003970BE" w:rsidRDefault="003970BE" w:rsidP="003970BE">
      <w:pPr>
        <w:jc w:val="both"/>
        <w:rPr>
          <w:rFonts w:ascii="Tahoma" w:hAnsi="Tahoma" w:cs="Tahoma"/>
          <w:b/>
        </w:rPr>
      </w:pPr>
    </w:p>
    <w:p w14:paraId="46747C6A" w14:textId="77777777" w:rsidR="00465C38" w:rsidRDefault="00465C38" w:rsidP="00465C38">
      <w:pPr>
        <w:jc w:val="both"/>
        <w:rPr>
          <w:rFonts w:ascii="Tahoma" w:hAnsi="Tahoma" w:cs="Tahoma"/>
          <w:b/>
          <w:bCs/>
          <w:sz w:val="28"/>
        </w:rPr>
      </w:pPr>
    </w:p>
    <w:p w14:paraId="7DD5CD24" w14:textId="77777777" w:rsidR="00465C38" w:rsidRPr="00465C38" w:rsidRDefault="00465C38" w:rsidP="00465C38">
      <w:pPr>
        <w:jc w:val="both"/>
        <w:rPr>
          <w:rFonts w:ascii="Tahoma" w:hAnsi="Tahoma" w:cs="Tahoma"/>
          <w:b/>
          <w:bCs/>
          <w:sz w:val="28"/>
        </w:rPr>
      </w:pPr>
      <w:r w:rsidRPr="00465C38">
        <w:rPr>
          <w:rFonts w:ascii="Tahoma" w:hAnsi="Tahoma" w:cs="Tahoma"/>
          <w:b/>
          <w:bCs/>
          <w:sz w:val="28"/>
        </w:rPr>
        <w:t>Display as Hierarchy</w:t>
      </w:r>
    </w:p>
    <w:p w14:paraId="0E2BC7BB" w14:textId="47C1449C" w:rsidR="001A0140" w:rsidRDefault="00465C38" w:rsidP="0074161D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</w:rPr>
      </w:pPr>
      <w:r w:rsidRPr="00465C38">
        <w:rPr>
          <w:rFonts w:ascii="Tahoma" w:hAnsi="Tahoma" w:cs="Tahoma"/>
        </w:rPr>
        <w:t xml:space="preserve">Add </w:t>
      </w:r>
      <w:r w:rsidRPr="00465C38">
        <w:rPr>
          <w:rFonts w:ascii="Tahoma" w:hAnsi="Tahoma" w:cs="Tahoma"/>
          <w:i/>
          <w:iCs/>
        </w:rPr>
        <w:t xml:space="preserve">Customer </w:t>
      </w:r>
      <w:r w:rsidRPr="00465C38">
        <w:rPr>
          <w:rFonts w:ascii="Tahoma" w:hAnsi="Tahoma" w:cs="Tahoma"/>
        </w:rPr>
        <w:t xml:space="preserve">to the rows (c.f. steps above). Change your query, so that the rows are displayed hierarchically. Expand to level </w:t>
      </w:r>
      <w:r w:rsidR="00303948">
        <w:rPr>
          <w:rFonts w:ascii="Tahoma" w:hAnsi="Tahoma" w:cs="Tahoma"/>
          <w:i/>
          <w:iCs/>
        </w:rPr>
        <w:t>Material</w:t>
      </w:r>
      <w:r w:rsidRPr="00465C38">
        <w:rPr>
          <w:rFonts w:ascii="Tahoma" w:hAnsi="Tahoma" w:cs="Tahoma"/>
        </w:rPr>
        <w:t>.</w:t>
      </w:r>
      <w:r>
        <w:rPr>
          <w:rFonts w:ascii="Tahoma" w:hAnsi="Tahoma" w:cs="Tahoma"/>
        </w:rPr>
        <w:t xml:space="preserve"> </w:t>
      </w:r>
      <w:r w:rsidR="001A0140">
        <w:rPr>
          <w:rFonts w:ascii="Tahoma" w:hAnsi="Tahoma" w:cs="Tahoma"/>
        </w:rPr>
        <w:t xml:space="preserve">To achieve this: </w:t>
      </w:r>
    </w:p>
    <w:p w14:paraId="409A08E8" w14:textId="77777777" w:rsidR="001A0140" w:rsidRDefault="001A0140" w:rsidP="009B6E19">
      <w:pPr>
        <w:pStyle w:val="ListParagraph"/>
        <w:numPr>
          <w:ilvl w:val="1"/>
          <w:numId w:val="2"/>
        </w:numPr>
        <w:jc w:val="both"/>
        <w:rPr>
          <w:rFonts w:ascii="Tahoma" w:hAnsi="Tahoma" w:cs="Tahoma"/>
        </w:rPr>
      </w:pPr>
      <w:r w:rsidRPr="001A0140">
        <w:rPr>
          <w:rFonts w:ascii="Tahoma" w:hAnsi="Tahoma" w:cs="Tahoma"/>
        </w:rPr>
        <w:t>C</w:t>
      </w:r>
      <w:r w:rsidR="00465C38" w:rsidRPr="001A0140">
        <w:rPr>
          <w:rFonts w:ascii="Tahoma" w:hAnsi="Tahoma" w:cs="Tahoma"/>
        </w:rPr>
        <w:t xml:space="preserve">lick on </w:t>
      </w:r>
      <w:r w:rsidR="00465C38" w:rsidRPr="001A0140">
        <w:rPr>
          <w:rFonts w:ascii="Tahoma" w:hAnsi="Tahoma" w:cs="Tahoma"/>
          <w:i/>
          <w:iCs/>
        </w:rPr>
        <w:t>Rows</w:t>
      </w:r>
    </w:p>
    <w:p w14:paraId="70547A0E" w14:textId="77777777" w:rsidR="001A0140" w:rsidRPr="001A0140" w:rsidRDefault="001A0140" w:rsidP="00AE7F4D">
      <w:pPr>
        <w:pStyle w:val="ListParagraph"/>
        <w:numPr>
          <w:ilvl w:val="1"/>
          <w:numId w:val="2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Under Properties, check the </w:t>
      </w:r>
      <w:r w:rsidRPr="00F80C35">
        <w:rPr>
          <w:rFonts w:ascii="Tahoma" w:hAnsi="Tahoma" w:cs="Tahoma"/>
          <w:i/>
        </w:rPr>
        <w:t>Active</w:t>
      </w:r>
      <w:r>
        <w:rPr>
          <w:rFonts w:ascii="Tahoma" w:hAnsi="Tahoma" w:cs="Tahoma"/>
        </w:rPr>
        <w:t xml:space="preserve"> box for </w:t>
      </w:r>
      <w:r w:rsidR="00465C38" w:rsidRPr="001A0140">
        <w:rPr>
          <w:rFonts w:ascii="Tahoma" w:hAnsi="Tahoma" w:cs="Tahoma"/>
        </w:rPr>
        <w:t xml:space="preserve">Display as Hierarchy </w:t>
      </w:r>
    </w:p>
    <w:p w14:paraId="73DB59C1" w14:textId="77777777" w:rsidR="00AD519B" w:rsidRDefault="001A0140" w:rsidP="001A0140">
      <w:pPr>
        <w:pStyle w:val="ListParagraph"/>
        <w:numPr>
          <w:ilvl w:val="1"/>
          <w:numId w:val="2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>C</w:t>
      </w:r>
      <w:r w:rsidR="00465C38" w:rsidRPr="00465C38">
        <w:rPr>
          <w:rFonts w:ascii="Tahoma" w:hAnsi="Tahoma" w:cs="Tahoma"/>
        </w:rPr>
        <w:t>hoose the level to expand accordingly.</w:t>
      </w:r>
    </w:p>
    <w:p w14:paraId="410F25E4" w14:textId="77777777" w:rsidR="00465C38" w:rsidRDefault="00465C38" w:rsidP="00465C38">
      <w:pPr>
        <w:jc w:val="both"/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797107AA" wp14:editId="003FF036">
            <wp:extent cx="6389370" cy="4629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8181" w14:textId="6315EA92" w:rsidR="00465C38" w:rsidRPr="00465C38" w:rsidRDefault="00465C38" w:rsidP="00465C38">
      <w:pPr>
        <w:jc w:val="both"/>
        <w:rPr>
          <w:rFonts w:ascii="Tahoma" w:hAnsi="Tahoma" w:cs="Tahoma"/>
          <w:b/>
        </w:rPr>
      </w:pPr>
      <w:r w:rsidRPr="00465C38">
        <w:rPr>
          <w:rFonts w:ascii="Tahoma" w:hAnsi="Tahoma" w:cs="Tahoma"/>
          <w:b/>
        </w:rPr>
        <w:t>Paste a screenshot of your modified query</w:t>
      </w:r>
      <w:r w:rsidR="00180160">
        <w:rPr>
          <w:rFonts w:ascii="Tahoma" w:hAnsi="Tahoma" w:cs="Tahoma"/>
          <w:b/>
        </w:rPr>
        <w:t xml:space="preserve"> </w:t>
      </w:r>
      <w:r w:rsidR="00180160">
        <w:rPr>
          <w:rFonts w:ascii="Tahoma" w:hAnsi="Tahoma" w:cs="Tahoma"/>
          <w:b/>
          <w:iCs/>
        </w:rPr>
        <w:t>executed in excel</w:t>
      </w:r>
      <w:r w:rsidRPr="00465C38">
        <w:rPr>
          <w:rFonts w:ascii="Tahoma" w:hAnsi="Tahoma" w:cs="Tahoma"/>
          <w:b/>
        </w:rPr>
        <w:t>.</w:t>
      </w:r>
    </w:p>
    <w:p w14:paraId="55CE1E5C" w14:textId="77777777" w:rsidR="009E1C38" w:rsidRDefault="009E1C38" w:rsidP="009E1C38">
      <w:pPr>
        <w:jc w:val="both"/>
        <w:rPr>
          <w:rFonts w:ascii="Tahoma" w:hAnsi="Tahoma" w:cs="Tahoma"/>
        </w:rPr>
      </w:pPr>
    </w:p>
    <w:p w14:paraId="5F6F89DC" w14:textId="77777777" w:rsidR="009E1C38" w:rsidRDefault="009E1C38" w:rsidP="009E1C38">
      <w:pPr>
        <w:jc w:val="both"/>
        <w:rPr>
          <w:rFonts w:ascii="Tahoma" w:hAnsi="Tahoma" w:cs="Tahoma"/>
          <w:b/>
          <w:bCs/>
          <w:sz w:val="28"/>
        </w:rPr>
      </w:pPr>
      <w:r w:rsidRPr="009E1C38">
        <w:rPr>
          <w:rFonts w:ascii="Tahoma" w:hAnsi="Tahoma" w:cs="Tahoma"/>
          <w:b/>
          <w:bCs/>
          <w:sz w:val="28"/>
        </w:rPr>
        <w:t>Selections</w:t>
      </w:r>
    </w:p>
    <w:p w14:paraId="55089FFA" w14:textId="77777777" w:rsidR="009E1C38" w:rsidRPr="0074161D" w:rsidRDefault="00F80C35" w:rsidP="0074161D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bCs/>
        </w:rPr>
      </w:pPr>
      <w:r>
        <w:rPr>
          <w:rFonts w:ascii="Tahoma" w:hAnsi="Tahoma" w:cs="Tahoma"/>
          <w:b/>
          <w:bCs/>
        </w:rPr>
        <w:t>S</w:t>
      </w:r>
      <w:r w:rsidR="009E1C38" w:rsidRPr="0074161D">
        <w:rPr>
          <w:rFonts w:ascii="Tahoma" w:hAnsi="Tahoma" w:cs="Tahoma"/>
          <w:b/>
          <w:bCs/>
        </w:rPr>
        <w:t xml:space="preserve">elections </w:t>
      </w:r>
      <w:r w:rsidR="009E1C38" w:rsidRPr="0074161D">
        <w:rPr>
          <w:rFonts w:ascii="Tahoma" w:hAnsi="Tahoma" w:cs="Tahoma"/>
          <w:bCs/>
        </w:rPr>
        <w:t>can bind filter conditions direct</w:t>
      </w:r>
      <w:r>
        <w:rPr>
          <w:rFonts w:ascii="Tahoma" w:hAnsi="Tahoma" w:cs="Tahoma"/>
          <w:bCs/>
        </w:rPr>
        <w:t xml:space="preserve">ly to a key figure in our query. For example, it can show not only revenue but </w:t>
      </w:r>
      <w:r w:rsidR="009E1C38" w:rsidRPr="0074161D">
        <w:rPr>
          <w:rFonts w:ascii="Tahoma" w:hAnsi="Tahoma" w:cs="Tahoma"/>
          <w:bCs/>
        </w:rPr>
        <w:t>planned revenue for previous month. This is often used for comp</w:t>
      </w:r>
      <w:r>
        <w:rPr>
          <w:rFonts w:ascii="Tahoma" w:hAnsi="Tahoma" w:cs="Tahoma"/>
          <w:bCs/>
        </w:rPr>
        <w:t>arisons between plan and actual</w:t>
      </w:r>
      <w:r w:rsidR="009E1C38" w:rsidRPr="0074161D">
        <w:rPr>
          <w:rFonts w:ascii="Tahoma" w:hAnsi="Tahoma" w:cs="Tahoma"/>
          <w:bCs/>
        </w:rPr>
        <w:t xml:space="preserve">. </w:t>
      </w:r>
    </w:p>
    <w:p w14:paraId="46EE189B" w14:textId="4E05C540" w:rsidR="009E1C38" w:rsidRPr="009E1C38" w:rsidRDefault="009E1C38" w:rsidP="009E1C38">
      <w:pPr>
        <w:jc w:val="both"/>
        <w:rPr>
          <w:rFonts w:ascii="Tahoma" w:hAnsi="Tahoma" w:cs="Tahoma"/>
          <w:bCs/>
        </w:rPr>
      </w:pPr>
      <w:r w:rsidRPr="009E1C38">
        <w:rPr>
          <w:rFonts w:ascii="Tahoma" w:hAnsi="Tahoma" w:cs="Tahoma"/>
          <w:bCs/>
        </w:rPr>
        <w:t xml:space="preserve">Change your query again: Remove the filter for </w:t>
      </w:r>
      <w:r w:rsidRPr="009E1C38">
        <w:rPr>
          <w:rFonts w:ascii="Tahoma" w:hAnsi="Tahoma" w:cs="Tahoma"/>
          <w:bCs/>
          <w:i/>
          <w:iCs/>
        </w:rPr>
        <w:t>Cale</w:t>
      </w:r>
      <w:r w:rsidR="00F80C35">
        <w:rPr>
          <w:rFonts w:ascii="Tahoma" w:hAnsi="Tahoma" w:cs="Tahoma"/>
          <w:bCs/>
          <w:i/>
          <w:iCs/>
        </w:rPr>
        <w:t xml:space="preserve">ndar Year </w:t>
      </w:r>
      <w:r w:rsidR="00F80C35" w:rsidRPr="00F80C35">
        <w:rPr>
          <w:rFonts w:ascii="Tahoma" w:hAnsi="Tahoma" w:cs="Tahoma"/>
          <w:bCs/>
        </w:rPr>
        <w:t>and</w:t>
      </w:r>
      <w:r w:rsidR="00F80C35">
        <w:rPr>
          <w:rFonts w:ascii="Tahoma" w:hAnsi="Tahoma" w:cs="Tahoma"/>
          <w:bCs/>
          <w:i/>
          <w:iCs/>
        </w:rPr>
        <w:t xml:space="preserve"> </w:t>
      </w:r>
      <w:r w:rsidR="00F80C35">
        <w:rPr>
          <w:rFonts w:ascii="Tahoma" w:hAnsi="Tahoma" w:cs="Tahoma"/>
          <w:bCs/>
        </w:rPr>
        <w:t>r</w:t>
      </w:r>
      <w:r w:rsidRPr="009E1C38">
        <w:rPr>
          <w:rFonts w:ascii="Tahoma" w:hAnsi="Tahoma" w:cs="Tahoma"/>
          <w:bCs/>
        </w:rPr>
        <w:t xml:space="preserve">emove all key figures except </w:t>
      </w:r>
      <w:r w:rsidRPr="009E1C38">
        <w:rPr>
          <w:rFonts w:ascii="Tahoma" w:hAnsi="Tahoma" w:cs="Tahoma"/>
          <w:bCs/>
          <w:i/>
          <w:iCs/>
        </w:rPr>
        <w:t>Sales Quantity</w:t>
      </w:r>
      <w:r w:rsidRPr="009E1C38">
        <w:rPr>
          <w:rFonts w:ascii="Tahoma" w:hAnsi="Tahoma" w:cs="Tahoma"/>
          <w:bCs/>
        </w:rPr>
        <w:t>. Use the technique of selections t</w:t>
      </w:r>
      <w:r w:rsidR="00376528">
        <w:rPr>
          <w:rFonts w:ascii="Tahoma" w:hAnsi="Tahoma" w:cs="Tahoma"/>
          <w:bCs/>
        </w:rPr>
        <w:t xml:space="preserve">o compare sales quantities of </w:t>
      </w:r>
      <w:r w:rsidRPr="009E1C38">
        <w:rPr>
          <w:rFonts w:ascii="Tahoma" w:hAnsi="Tahoma" w:cs="Tahoma"/>
          <w:bCs/>
        </w:rPr>
        <w:t>Q4.</w:t>
      </w:r>
      <w:r w:rsidR="00376528">
        <w:rPr>
          <w:rFonts w:ascii="Tahoma" w:hAnsi="Tahoma" w:cs="Tahoma"/>
          <w:bCs/>
        </w:rPr>
        <w:t xml:space="preserve">2011 with </w:t>
      </w:r>
      <w:r w:rsidR="00A66C75">
        <w:rPr>
          <w:rFonts w:ascii="Tahoma" w:hAnsi="Tahoma" w:cs="Tahoma"/>
          <w:bCs/>
        </w:rPr>
        <w:t>Q4.2012</w:t>
      </w:r>
      <w:r w:rsidRPr="009E1C38">
        <w:rPr>
          <w:rFonts w:ascii="Tahoma" w:hAnsi="Tahoma" w:cs="Tahoma"/>
          <w:bCs/>
        </w:rPr>
        <w:t>.</w:t>
      </w:r>
      <w:r w:rsidR="0074161D" w:rsidRPr="0074161D">
        <w:t xml:space="preserve"> </w:t>
      </w:r>
      <w:r w:rsidR="0074161D" w:rsidRPr="0074161D">
        <w:rPr>
          <w:rFonts w:ascii="Tahoma" w:hAnsi="Tahoma" w:cs="Tahoma"/>
          <w:bCs/>
        </w:rPr>
        <w:t xml:space="preserve">Double click on key figure </w:t>
      </w:r>
      <w:r w:rsidR="0074161D" w:rsidRPr="0074161D">
        <w:rPr>
          <w:rFonts w:ascii="Tahoma" w:hAnsi="Tahoma" w:cs="Tahoma"/>
          <w:bCs/>
          <w:i/>
          <w:iCs/>
        </w:rPr>
        <w:t>Sales Quantity</w:t>
      </w:r>
      <w:r w:rsidR="00F80C35">
        <w:rPr>
          <w:rFonts w:ascii="Tahoma" w:hAnsi="Tahoma" w:cs="Tahoma"/>
          <w:bCs/>
        </w:rPr>
        <w:t xml:space="preserve"> and </w:t>
      </w:r>
      <w:r w:rsidR="0074161D" w:rsidRPr="0074161D">
        <w:rPr>
          <w:rFonts w:ascii="Tahoma" w:hAnsi="Tahoma" w:cs="Tahoma"/>
          <w:bCs/>
        </w:rPr>
        <w:t>drag calendar months 10.2011 to 12.2011 from left to right (1)</w:t>
      </w:r>
      <w:r w:rsidR="00F80C35">
        <w:rPr>
          <w:rFonts w:ascii="Tahoma" w:hAnsi="Tahoma" w:cs="Tahoma"/>
          <w:bCs/>
        </w:rPr>
        <w:t xml:space="preserve"> </w:t>
      </w:r>
      <w:r w:rsidR="00F80C35" w:rsidRPr="0074161D">
        <w:rPr>
          <w:rFonts w:ascii="Tahoma" w:hAnsi="Tahoma" w:cs="Tahoma"/>
          <w:bCs/>
        </w:rPr>
        <w:t>on the following</w:t>
      </w:r>
      <w:r w:rsidR="00F80C35">
        <w:rPr>
          <w:rFonts w:ascii="Tahoma" w:hAnsi="Tahoma" w:cs="Tahoma"/>
          <w:bCs/>
        </w:rPr>
        <w:t xml:space="preserve"> screen. R</w:t>
      </w:r>
      <w:r w:rsidR="0074161D" w:rsidRPr="0074161D">
        <w:rPr>
          <w:rFonts w:ascii="Tahoma" w:hAnsi="Tahoma" w:cs="Tahoma"/>
          <w:bCs/>
        </w:rPr>
        <w:t xml:space="preserve">ename </w:t>
      </w:r>
      <w:r w:rsidR="00F80C35">
        <w:rPr>
          <w:rFonts w:ascii="Tahoma" w:hAnsi="Tahoma" w:cs="Tahoma"/>
          <w:bCs/>
        </w:rPr>
        <w:t xml:space="preserve">it </w:t>
      </w:r>
      <w:r w:rsidR="0074161D" w:rsidRPr="0074161D">
        <w:rPr>
          <w:rFonts w:ascii="Tahoma" w:hAnsi="Tahoma" w:cs="Tahoma"/>
          <w:bCs/>
        </w:rPr>
        <w:t xml:space="preserve">to </w:t>
      </w:r>
      <w:r w:rsidR="0074161D" w:rsidRPr="0074161D">
        <w:rPr>
          <w:rFonts w:ascii="Tahoma" w:hAnsi="Tahoma" w:cs="Tahoma"/>
          <w:bCs/>
          <w:i/>
          <w:iCs/>
        </w:rPr>
        <w:t>Sales Q4.2011</w:t>
      </w:r>
    </w:p>
    <w:p w14:paraId="3732C388" w14:textId="77777777" w:rsidR="009E1C38" w:rsidRDefault="00376528" w:rsidP="009E1C38">
      <w:pPr>
        <w:jc w:val="both"/>
        <w:rPr>
          <w:rFonts w:ascii="Tahoma" w:hAnsi="Tahoma" w:cs="Tahoma"/>
          <w:bCs/>
        </w:rPr>
      </w:pPr>
      <w:r>
        <w:rPr>
          <w:noProof/>
        </w:rPr>
        <w:lastRenderedPageBreak/>
        <w:drawing>
          <wp:inline distT="0" distB="0" distL="0" distR="0" wp14:anchorId="2FEEE703" wp14:editId="7B213C0C">
            <wp:extent cx="6389370" cy="7195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0E5A" w14:textId="190691BA" w:rsidR="00376528" w:rsidRPr="00376528" w:rsidRDefault="00A6674E" w:rsidP="00376528">
      <w:pPr>
        <w:jc w:val="both"/>
        <w:rPr>
          <w:rFonts w:ascii="Tahoma" w:hAnsi="Tahoma" w:cs="Tahoma"/>
          <w:bCs/>
        </w:rPr>
      </w:pPr>
      <w:r>
        <w:rPr>
          <w:rFonts w:ascii="Tahoma" w:hAnsi="Tahoma" w:cs="Tahoma"/>
          <w:bCs/>
        </w:rPr>
        <w:t>Now similarly, a</w:t>
      </w:r>
      <w:r w:rsidR="00376528" w:rsidRPr="00376528">
        <w:rPr>
          <w:rFonts w:ascii="Tahoma" w:hAnsi="Tahoma" w:cs="Tahoma"/>
          <w:bCs/>
        </w:rPr>
        <w:t>dd key figure Sal</w:t>
      </w:r>
      <w:r>
        <w:rPr>
          <w:rFonts w:ascii="Tahoma" w:hAnsi="Tahoma" w:cs="Tahoma"/>
          <w:bCs/>
        </w:rPr>
        <w:t>es Quantity to your query again. Double click on it</w:t>
      </w:r>
      <w:r w:rsidR="00376528" w:rsidRPr="00376528">
        <w:rPr>
          <w:rFonts w:ascii="Tahoma" w:hAnsi="Tahoma" w:cs="Tahoma"/>
          <w:bCs/>
        </w:rPr>
        <w:t xml:space="preserve"> and repeat the </w:t>
      </w:r>
      <w:r w:rsidR="00A66C75">
        <w:rPr>
          <w:rFonts w:ascii="Tahoma" w:hAnsi="Tahoma" w:cs="Tahoma"/>
          <w:bCs/>
        </w:rPr>
        <w:t>previous step for months 10.2012 to 12.2012</w:t>
      </w:r>
      <w:r w:rsidR="00376528" w:rsidRPr="00376528">
        <w:rPr>
          <w:rFonts w:ascii="Tahoma" w:hAnsi="Tahoma" w:cs="Tahoma"/>
          <w:bCs/>
        </w:rPr>
        <w:t>.</w:t>
      </w:r>
    </w:p>
    <w:p w14:paraId="32275349" w14:textId="77777777" w:rsidR="00376528" w:rsidRDefault="00376528" w:rsidP="009E1C38">
      <w:pPr>
        <w:jc w:val="both"/>
        <w:rPr>
          <w:rFonts w:ascii="Tahoma" w:hAnsi="Tahoma" w:cs="Tahoma"/>
          <w:bCs/>
        </w:rPr>
      </w:pPr>
    </w:p>
    <w:p w14:paraId="29B2E107" w14:textId="56B171A8" w:rsidR="00376528" w:rsidRDefault="00376528" w:rsidP="009E1C38">
      <w:pPr>
        <w:jc w:val="both"/>
        <w:rPr>
          <w:rFonts w:ascii="Tahoma" w:hAnsi="Tahoma" w:cs="Tahoma"/>
          <w:b/>
          <w:bCs/>
        </w:rPr>
      </w:pPr>
      <w:r w:rsidRPr="00376528">
        <w:rPr>
          <w:rFonts w:ascii="Tahoma" w:hAnsi="Tahoma" w:cs="Tahoma"/>
          <w:b/>
          <w:bCs/>
        </w:rPr>
        <w:lastRenderedPageBreak/>
        <w:t xml:space="preserve">Paste a screenshot of your query after selecting sales quantities of </w:t>
      </w:r>
      <w:r w:rsidR="00A66C75">
        <w:rPr>
          <w:rFonts w:ascii="Tahoma" w:hAnsi="Tahoma" w:cs="Tahoma"/>
          <w:b/>
          <w:bCs/>
        </w:rPr>
        <w:t>Q4.2011 with Q4.2012</w:t>
      </w:r>
      <w:r>
        <w:rPr>
          <w:rFonts w:ascii="Tahoma" w:hAnsi="Tahoma" w:cs="Tahoma"/>
          <w:b/>
          <w:bCs/>
        </w:rPr>
        <w:t>.</w:t>
      </w:r>
    </w:p>
    <w:p w14:paraId="4E6F8449" w14:textId="77777777" w:rsidR="00376528" w:rsidRPr="00376528" w:rsidRDefault="00376528" w:rsidP="009E1C38">
      <w:pPr>
        <w:jc w:val="both"/>
        <w:rPr>
          <w:rFonts w:ascii="Tahoma" w:hAnsi="Tahoma" w:cs="Tahoma"/>
          <w:b/>
          <w:bCs/>
        </w:rPr>
      </w:pPr>
      <w:r w:rsidRPr="00376528">
        <w:rPr>
          <w:rFonts w:ascii="Tahoma" w:hAnsi="Tahoma" w:cs="Tahoma"/>
          <w:b/>
          <w:bCs/>
        </w:rPr>
        <w:t xml:space="preserve"> </w:t>
      </w:r>
    </w:p>
    <w:p w14:paraId="2732CDF2" w14:textId="77777777" w:rsidR="00376528" w:rsidRPr="00376528" w:rsidRDefault="00376528" w:rsidP="00376528">
      <w:pPr>
        <w:jc w:val="both"/>
        <w:rPr>
          <w:rFonts w:ascii="Tahoma" w:hAnsi="Tahoma" w:cs="Tahoma"/>
          <w:b/>
        </w:rPr>
      </w:pPr>
      <w:r w:rsidRPr="00376528">
        <w:rPr>
          <w:rFonts w:ascii="Tahoma" w:hAnsi="Tahoma" w:cs="Tahoma"/>
          <w:b/>
        </w:rPr>
        <w:t>Would this comparison of sales data be possible with common drill down techniques? Please justify your answer.</w:t>
      </w:r>
    </w:p>
    <w:p w14:paraId="63138631" w14:textId="77777777" w:rsidR="00376528" w:rsidRDefault="00376528" w:rsidP="00376528">
      <w:pPr>
        <w:jc w:val="both"/>
        <w:rPr>
          <w:rFonts w:ascii="Tahoma" w:hAnsi="Tahoma" w:cs="Tahoma"/>
        </w:rPr>
      </w:pPr>
      <w:r w:rsidRPr="00376528">
        <w:rPr>
          <w:rFonts w:ascii="Tahoma" w:hAnsi="Tahoma" w:cs="Tahoma"/>
          <w:b/>
          <w:bCs/>
        </w:rPr>
        <w:t>Answer</w:t>
      </w:r>
      <w:r w:rsidRPr="00376528">
        <w:rPr>
          <w:rFonts w:ascii="Tahoma" w:hAnsi="Tahoma" w:cs="Tahoma"/>
        </w:rPr>
        <w:t xml:space="preserve">: </w:t>
      </w:r>
    </w:p>
    <w:p w14:paraId="7F0FF85D" w14:textId="77777777" w:rsidR="00376528" w:rsidRPr="00376528" w:rsidRDefault="00376528" w:rsidP="00376528">
      <w:pPr>
        <w:jc w:val="both"/>
        <w:rPr>
          <w:rFonts w:ascii="Tahoma" w:hAnsi="Tahoma" w:cs="Tahoma"/>
          <w:b/>
          <w:sz w:val="28"/>
        </w:rPr>
      </w:pPr>
      <w:r w:rsidRPr="00376528">
        <w:rPr>
          <w:rFonts w:ascii="Tahoma" w:hAnsi="Tahoma" w:cs="Tahoma"/>
          <w:b/>
          <w:sz w:val="28"/>
        </w:rPr>
        <w:t>Exceptions</w:t>
      </w:r>
    </w:p>
    <w:p w14:paraId="22B7FD93" w14:textId="77777777" w:rsidR="00376528" w:rsidRPr="00376528" w:rsidRDefault="00376528" w:rsidP="0037652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376528">
        <w:rPr>
          <w:rFonts w:ascii="Tahoma" w:hAnsi="Tahoma" w:cs="Tahoma"/>
          <w:iCs/>
        </w:rPr>
        <w:t>Exceptions are important for visualization of st</w:t>
      </w:r>
      <w:r w:rsidR="00D25316">
        <w:rPr>
          <w:rFonts w:ascii="Tahoma" w:hAnsi="Tahoma" w:cs="Tahoma"/>
          <w:iCs/>
        </w:rPr>
        <w:t>atus and trends in data. They are</w:t>
      </w:r>
      <w:r w:rsidRPr="00376528">
        <w:rPr>
          <w:rFonts w:ascii="Tahoma" w:hAnsi="Tahoma" w:cs="Tahoma"/>
          <w:iCs/>
        </w:rPr>
        <w:t xml:space="preserve"> comparable to conditional formatting in MS Excel. Furthermore, t</w:t>
      </w:r>
      <w:r w:rsidR="00D25316">
        <w:rPr>
          <w:rFonts w:ascii="Tahoma" w:hAnsi="Tahoma" w:cs="Tahoma"/>
          <w:iCs/>
        </w:rPr>
        <w:t>hey can be used as a rule base</w:t>
      </w:r>
      <w:r w:rsidRPr="00376528">
        <w:rPr>
          <w:rFonts w:ascii="Tahoma" w:hAnsi="Tahoma" w:cs="Tahoma"/>
          <w:iCs/>
        </w:rPr>
        <w:t xml:space="preserve"> automated trigger for alerting end users.</w:t>
      </w:r>
    </w:p>
    <w:p w14:paraId="0787B890" w14:textId="77777777" w:rsidR="00376528" w:rsidRDefault="00376528" w:rsidP="00376528">
      <w:pPr>
        <w:pStyle w:val="ListParagraph"/>
        <w:ind w:left="360"/>
        <w:jc w:val="both"/>
        <w:rPr>
          <w:rFonts w:ascii="Tahoma" w:hAnsi="Tahoma" w:cs="Tahoma"/>
          <w:iCs/>
        </w:rPr>
      </w:pPr>
    </w:p>
    <w:p w14:paraId="711A7F5B" w14:textId="2F979011" w:rsidR="004F745C" w:rsidRDefault="00376528" w:rsidP="00700DDF">
      <w:pPr>
        <w:pStyle w:val="ListParagraph"/>
        <w:ind w:left="360"/>
        <w:jc w:val="both"/>
        <w:rPr>
          <w:rFonts w:ascii="Tahoma" w:hAnsi="Tahoma" w:cs="Tahoma"/>
          <w:iCs/>
        </w:rPr>
      </w:pPr>
      <w:r w:rsidRPr="00376528">
        <w:rPr>
          <w:rFonts w:ascii="Tahoma" w:hAnsi="Tahoma" w:cs="Tahoma"/>
          <w:iCs/>
        </w:rPr>
        <w:t>Change your query again: Add a formula</w:t>
      </w:r>
      <w:r w:rsidR="00D25316">
        <w:rPr>
          <w:rFonts w:ascii="Tahoma" w:hAnsi="Tahoma" w:cs="Tahoma"/>
          <w:iCs/>
        </w:rPr>
        <w:t xml:space="preserve"> for</w:t>
      </w:r>
      <w:r w:rsidRPr="00376528">
        <w:rPr>
          <w:rFonts w:ascii="Tahoma" w:hAnsi="Tahoma" w:cs="Tahoma"/>
          <w:iCs/>
        </w:rPr>
        <w:t xml:space="preserve"> calculating the relative change in sales quantity between the two quarters</w:t>
      </w:r>
      <w:r w:rsidR="00A66C75">
        <w:rPr>
          <w:rFonts w:ascii="Tahoma" w:hAnsi="Tahoma" w:cs="Tahoma"/>
          <w:iCs/>
        </w:rPr>
        <w:t xml:space="preserve"> Q4.2011 and Q4.2012</w:t>
      </w:r>
      <w:r w:rsidRPr="00376528">
        <w:rPr>
          <w:rFonts w:ascii="Tahoma" w:hAnsi="Tahoma" w:cs="Tahoma"/>
          <w:iCs/>
        </w:rPr>
        <w:t xml:space="preserve">. </w:t>
      </w:r>
      <w:r w:rsidR="00D25316">
        <w:rPr>
          <w:rFonts w:ascii="Tahoma" w:hAnsi="Tahoma" w:cs="Tahoma"/>
          <w:iCs/>
        </w:rPr>
        <w:t>Right c</w:t>
      </w:r>
      <w:r w:rsidRPr="00376528">
        <w:rPr>
          <w:rFonts w:ascii="Tahoma" w:hAnsi="Tahoma" w:cs="Tahoma"/>
          <w:iCs/>
        </w:rPr>
        <w:t>lick</w:t>
      </w:r>
      <w:r w:rsidR="00D25316">
        <w:rPr>
          <w:rFonts w:ascii="Tahoma" w:hAnsi="Tahoma" w:cs="Tahoma"/>
          <w:iCs/>
        </w:rPr>
        <w:t xml:space="preserve"> </w:t>
      </w:r>
      <w:r w:rsidRPr="00376528">
        <w:rPr>
          <w:rFonts w:ascii="Tahoma" w:hAnsi="Tahoma" w:cs="Tahoma"/>
          <w:iCs/>
        </w:rPr>
        <w:t xml:space="preserve">on </w:t>
      </w:r>
      <w:r w:rsidR="00D25316">
        <w:rPr>
          <w:rFonts w:ascii="Tahoma" w:hAnsi="Tahoma" w:cs="Tahoma"/>
          <w:iCs/>
        </w:rPr>
        <w:t>key figures, choose New Formula and</w:t>
      </w:r>
      <w:r w:rsidRPr="00376528">
        <w:rPr>
          <w:rFonts w:ascii="Tahoma" w:hAnsi="Tahoma" w:cs="Tahoma"/>
          <w:iCs/>
        </w:rPr>
        <w:t xml:space="preserve"> then define the following formula for the relative dev</w:t>
      </w:r>
      <w:r w:rsidR="004F745C">
        <w:rPr>
          <w:rFonts w:ascii="Tahoma" w:hAnsi="Tahoma" w:cs="Tahoma"/>
          <w:iCs/>
        </w:rPr>
        <w:t>iation.</w:t>
      </w:r>
    </w:p>
    <w:p w14:paraId="2094AF09" w14:textId="7982E454" w:rsidR="003D1B5D" w:rsidRDefault="00A767B7" w:rsidP="00A767B7">
      <w:pPr>
        <w:jc w:val="center"/>
        <w:rPr>
          <w:rFonts w:ascii="Tahoma" w:hAnsi="Tahoma" w:cs="Tahoma"/>
          <w:b/>
          <w:iCs/>
        </w:rPr>
      </w:pPr>
      <w:r w:rsidRPr="00A767B7">
        <w:rPr>
          <w:rFonts w:ascii="Tahoma" w:hAnsi="Tahoma" w:cs="Tahoma"/>
          <w:b/>
          <w:iCs/>
        </w:rPr>
        <w:drawing>
          <wp:inline distT="0" distB="0" distL="0" distR="0" wp14:anchorId="2D7E6147" wp14:editId="549C624C">
            <wp:extent cx="3629960" cy="41163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161" cy="41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0BB22F" w14:textId="77777777" w:rsidR="004F745C" w:rsidRDefault="004F745C" w:rsidP="004F745C">
      <w:pPr>
        <w:jc w:val="both"/>
        <w:rPr>
          <w:rFonts w:ascii="Tahoma" w:hAnsi="Tahoma" w:cs="Tahoma"/>
          <w:b/>
          <w:iCs/>
        </w:rPr>
      </w:pPr>
    </w:p>
    <w:p w14:paraId="72BF543E" w14:textId="77777777" w:rsidR="004F745C" w:rsidRPr="004F745C" w:rsidRDefault="004F745C" w:rsidP="004F745C">
      <w:pPr>
        <w:jc w:val="both"/>
        <w:rPr>
          <w:rFonts w:ascii="Tahoma" w:hAnsi="Tahoma" w:cs="Tahoma"/>
          <w:b/>
          <w:iCs/>
        </w:rPr>
      </w:pPr>
    </w:p>
    <w:p w14:paraId="310FBDF2" w14:textId="77777777" w:rsidR="004F745C" w:rsidRPr="004F745C" w:rsidRDefault="004F745C" w:rsidP="004F745C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4F745C">
        <w:rPr>
          <w:rFonts w:ascii="Tahoma" w:hAnsi="Tahoma" w:cs="Tahoma"/>
          <w:iCs/>
        </w:rPr>
        <w:lastRenderedPageBreak/>
        <w:t>Define an Exception based on the following rule:</w:t>
      </w:r>
    </w:p>
    <w:p w14:paraId="43F6BB37" w14:textId="77777777" w:rsidR="004F745C" w:rsidRPr="004F745C" w:rsidRDefault="004F745C" w:rsidP="004F745C">
      <w:pPr>
        <w:pStyle w:val="ListParagraph"/>
        <w:numPr>
          <w:ilvl w:val="0"/>
          <w:numId w:val="13"/>
        </w:numPr>
        <w:jc w:val="both"/>
        <w:rPr>
          <w:rFonts w:ascii="Tahoma" w:hAnsi="Tahoma" w:cs="Tahoma"/>
          <w:iCs/>
        </w:rPr>
      </w:pPr>
      <w:r w:rsidRPr="004F745C">
        <w:rPr>
          <w:rFonts w:ascii="Tahoma" w:hAnsi="Tahoma" w:cs="Tahoma"/>
          <w:iCs/>
        </w:rPr>
        <w:t>All changes above +15% green</w:t>
      </w:r>
    </w:p>
    <w:p w14:paraId="6B78FFB3" w14:textId="77777777" w:rsidR="004F745C" w:rsidRDefault="004F745C" w:rsidP="004F745C">
      <w:pPr>
        <w:pStyle w:val="ListParagraph"/>
        <w:numPr>
          <w:ilvl w:val="0"/>
          <w:numId w:val="13"/>
        </w:numPr>
        <w:jc w:val="both"/>
        <w:rPr>
          <w:rFonts w:ascii="Tahoma" w:hAnsi="Tahoma" w:cs="Tahoma"/>
          <w:iCs/>
        </w:rPr>
      </w:pPr>
      <w:r w:rsidRPr="004F745C">
        <w:rPr>
          <w:rFonts w:ascii="Tahoma" w:hAnsi="Tahoma" w:cs="Tahoma"/>
          <w:iCs/>
        </w:rPr>
        <w:t>All changes below -10% red</w:t>
      </w:r>
    </w:p>
    <w:p w14:paraId="1BF66440" w14:textId="77777777" w:rsidR="004F745C" w:rsidRDefault="004F745C" w:rsidP="004F745C">
      <w:pPr>
        <w:pStyle w:val="ListParagraph"/>
        <w:ind w:left="360"/>
        <w:jc w:val="both"/>
        <w:rPr>
          <w:noProof/>
        </w:rPr>
      </w:pPr>
      <w:r w:rsidRPr="004F745C">
        <w:rPr>
          <w:rFonts w:ascii="Tahoma" w:hAnsi="Tahoma" w:cs="Tahoma"/>
          <w:iCs/>
        </w:rPr>
        <w:t>In Query Designer choose button Exceptions (little traffic lights)</w:t>
      </w:r>
      <w:r w:rsidRPr="004F74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6C947" wp14:editId="1CC4901F">
            <wp:extent cx="295275" cy="228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670A638" w14:textId="77777777" w:rsidR="004F745C" w:rsidRDefault="004F745C" w:rsidP="004F745C">
      <w:pPr>
        <w:pStyle w:val="ListParagraph"/>
        <w:ind w:left="360"/>
        <w:jc w:val="both"/>
        <w:rPr>
          <w:noProof/>
        </w:rPr>
      </w:pPr>
    </w:p>
    <w:p w14:paraId="3AA58A4F" w14:textId="77777777" w:rsidR="004F745C" w:rsidRPr="004F745C" w:rsidRDefault="004F745C" w:rsidP="004F745C">
      <w:pPr>
        <w:pStyle w:val="ListParagraph"/>
        <w:ind w:left="360"/>
        <w:jc w:val="both"/>
        <w:rPr>
          <w:rFonts w:ascii="Tahoma" w:hAnsi="Tahoma" w:cs="Tahoma"/>
          <w:iCs/>
        </w:rPr>
      </w:pPr>
      <w:r w:rsidRPr="004F745C">
        <w:rPr>
          <w:rFonts w:ascii="Tahoma" w:hAnsi="Tahoma" w:cs="Tahoma"/>
          <w:iCs/>
        </w:rPr>
        <w:t>The</w:t>
      </w:r>
      <w:r w:rsidR="008933BA">
        <w:rPr>
          <w:rFonts w:ascii="Tahoma" w:hAnsi="Tahoma" w:cs="Tahoma"/>
          <w:iCs/>
        </w:rPr>
        <w:t>n</w:t>
      </w:r>
      <w:r w:rsidRPr="004F745C">
        <w:rPr>
          <w:rFonts w:ascii="Tahoma" w:hAnsi="Tahoma" w:cs="Tahoma"/>
          <w:iCs/>
        </w:rPr>
        <w:t xml:space="preserve"> choose </w:t>
      </w:r>
      <w:r w:rsidRPr="004F745C">
        <w:rPr>
          <w:rFonts w:ascii="Tahoma" w:hAnsi="Tahoma" w:cs="Tahoma"/>
          <w:i/>
          <w:iCs/>
        </w:rPr>
        <w:t>New Exception</w:t>
      </w:r>
      <w:r w:rsidRPr="004F745C">
        <w:rPr>
          <w:rFonts w:ascii="Tahoma" w:hAnsi="Tahoma" w:cs="Tahoma"/>
          <w:iCs/>
        </w:rPr>
        <w:t xml:space="preserve"> with right click</w:t>
      </w:r>
      <w:r w:rsidR="008933BA">
        <w:rPr>
          <w:rFonts w:ascii="Tahoma" w:hAnsi="Tahoma" w:cs="Tahoma"/>
          <w:iCs/>
        </w:rPr>
        <w:t>:</w:t>
      </w:r>
    </w:p>
    <w:p w14:paraId="7BB7DBFA" w14:textId="77777777" w:rsidR="004F745C" w:rsidRDefault="004F745C" w:rsidP="008933BA">
      <w:pPr>
        <w:pStyle w:val="ListParagraph"/>
        <w:ind w:left="360"/>
        <w:jc w:val="center"/>
        <w:rPr>
          <w:rFonts w:ascii="Tahoma" w:hAnsi="Tahoma" w:cs="Tahoma"/>
          <w:iCs/>
        </w:rPr>
      </w:pPr>
      <w:r>
        <w:rPr>
          <w:noProof/>
        </w:rPr>
        <w:drawing>
          <wp:inline distT="0" distB="0" distL="0" distR="0" wp14:anchorId="3BD9BB3F" wp14:editId="2AF12C64">
            <wp:extent cx="3133725" cy="2009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F982" w14:textId="77777777" w:rsidR="008933BA" w:rsidRDefault="008933BA" w:rsidP="008933BA">
      <w:pPr>
        <w:pStyle w:val="ListParagraph"/>
        <w:ind w:left="360"/>
        <w:rPr>
          <w:rFonts w:ascii="Tahoma" w:hAnsi="Tahoma" w:cs="Tahoma"/>
          <w:iCs/>
        </w:rPr>
      </w:pPr>
    </w:p>
    <w:p w14:paraId="3D36DB73" w14:textId="77777777" w:rsidR="0086149F" w:rsidRDefault="008933BA" w:rsidP="008933BA">
      <w:pPr>
        <w:pStyle w:val="ListParagraph"/>
        <w:ind w:left="360"/>
        <w:rPr>
          <w:rFonts w:ascii="Tahoma" w:hAnsi="Tahoma" w:cs="Tahoma"/>
          <w:iCs/>
        </w:rPr>
      </w:pPr>
      <w:r w:rsidRPr="008933BA">
        <w:rPr>
          <w:rFonts w:ascii="Tahoma" w:hAnsi="Tahoma" w:cs="Tahoma"/>
          <w:iCs/>
        </w:rPr>
        <w:t xml:space="preserve">On the following screen you must define the rules: </w:t>
      </w:r>
    </w:p>
    <w:p w14:paraId="7C8DA1D7" w14:textId="77777777" w:rsidR="0086149F" w:rsidRDefault="008933BA" w:rsidP="0086149F">
      <w:pPr>
        <w:pStyle w:val="ListParagraph"/>
        <w:numPr>
          <w:ilvl w:val="0"/>
          <w:numId w:val="16"/>
        </w:numPr>
        <w:rPr>
          <w:rFonts w:ascii="Tahoma" w:hAnsi="Tahoma" w:cs="Tahoma"/>
          <w:iCs/>
        </w:rPr>
      </w:pPr>
      <w:r w:rsidRPr="008933BA">
        <w:rPr>
          <w:rFonts w:ascii="Tahoma" w:hAnsi="Tahoma" w:cs="Tahoma"/>
          <w:iCs/>
        </w:rPr>
        <w:t xml:space="preserve">First choose button </w:t>
      </w:r>
      <w:r w:rsidRPr="008933BA">
        <w:rPr>
          <w:rFonts w:ascii="Tahoma" w:hAnsi="Tahoma" w:cs="Tahoma"/>
          <w:i/>
          <w:iCs/>
        </w:rPr>
        <w:t>New</w:t>
      </w:r>
    </w:p>
    <w:p w14:paraId="6086B7DB" w14:textId="77777777" w:rsidR="0086149F" w:rsidRDefault="0086149F" w:rsidP="0086149F">
      <w:pPr>
        <w:pStyle w:val="ListParagraph"/>
        <w:numPr>
          <w:ilvl w:val="0"/>
          <w:numId w:val="16"/>
        </w:numPr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D</w:t>
      </w:r>
      <w:r w:rsidR="008933BA" w:rsidRPr="008933BA">
        <w:rPr>
          <w:rFonts w:ascii="Tahoma" w:hAnsi="Tahoma" w:cs="Tahoma"/>
          <w:iCs/>
        </w:rPr>
        <w:t xml:space="preserve">efine the rule with Alert Level </w:t>
      </w:r>
      <w:r w:rsidR="008933BA" w:rsidRPr="008933BA">
        <w:rPr>
          <w:rFonts w:ascii="Tahoma" w:hAnsi="Tahoma" w:cs="Tahoma"/>
          <w:i/>
          <w:iCs/>
        </w:rPr>
        <w:t>Good 1</w:t>
      </w:r>
      <w:r>
        <w:rPr>
          <w:rFonts w:ascii="Tahoma" w:hAnsi="Tahoma" w:cs="Tahoma"/>
          <w:iCs/>
        </w:rPr>
        <w:t>, Greater than Operator and value = 15</w:t>
      </w:r>
    </w:p>
    <w:p w14:paraId="2B48250D" w14:textId="77777777" w:rsidR="0086149F" w:rsidRDefault="0086149F" w:rsidP="0086149F">
      <w:pPr>
        <w:pStyle w:val="ListParagraph"/>
        <w:numPr>
          <w:ilvl w:val="0"/>
          <w:numId w:val="16"/>
        </w:numPr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Click on Transfer and then click on Ok</w:t>
      </w:r>
      <w:r w:rsidR="008933BA" w:rsidRPr="008933BA">
        <w:rPr>
          <w:rFonts w:ascii="Tahoma" w:hAnsi="Tahoma" w:cs="Tahoma"/>
          <w:iCs/>
        </w:rPr>
        <w:t xml:space="preserve">. </w:t>
      </w:r>
    </w:p>
    <w:p w14:paraId="09C22B0F" w14:textId="77777777" w:rsidR="008933BA" w:rsidRPr="0086149F" w:rsidRDefault="0086149F" w:rsidP="0086149F">
      <w:pPr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      </w:t>
      </w:r>
      <w:r w:rsidR="008933BA" w:rsidRPr="0086149F">
        <w:rPr>
          <w:rFonts w:ascii="Tahoma" w:hAnsi="Tahoma" w:cs="Tahoma"/>
          <w:iCs/>
        </w:rPr>
        <w:t>Repeat these steps for the second rule with alert level</w:t>
      </w:r>
      <w:r w:rsidR="008933BA" w:rsidRPr="0086149F">
        <w:rPr>
          <w:rFonts w:ascii="Tahoma" w:hAnsi="Tahoma" w:cs="Tahoma"/>
          <w:i/>
          <w:iCs/>
        </w:rPr>
        <w:t xml:space="preserve"> Bad 1</w:t>
      </w:r>
      <w:r w:rsidR="008933BA" w:rsidRPr="0086149F">
        <w:rPr>
          <w:rFonts w:ascii="Tahoma" w:hAnsi="Tahoma" w:cs="Tahoma"/>
          <w:iCs/>
        </w:rPr>
        <w:t xml:space="preserve"> accordingly.</w:t>
      </w:r>
    </w:p>
    <w:p w14:paraId="78FA8EED" w14:textId="77777777" w:rsidR="008933BA" w:rsidRDefault="008933BA" w:rsidP="008933BA">
      <w:pPr>
        <w:pStyle w:val="ListParagraph"/>
        <w:ind w:left="360"/>
        <w:rPr>
          <w:rFonts w:ascii="Tahoma" w:hAnsi="Tahoma" w:cs="Tahoma"/>
          <w:iCs/>
        </w:rPr>
      </w:pPr>
      <w:r>
        <w:rPr>
          <w:noProof/>
        </w:rPr>
        <w:lastRenderedPageBreak/>
        <w:drawing>
          <wp:inline distT="0" distB="0" distL="0" distR="0" wp14:anchorId="0140BD44" wp14:editId="2BA99160">
            <wp:extent cx="6389370" cy="7303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7F1" w14:textId="77777777" w:rsidR="008933BA" w:rsidRDefault="008933BA" w:rsidP="008933BA">
      <w:pPr>
        <w:pStyle w:val="ListParagraph"/>
        <w:ind w:left="360"/>
        <w:rPr>
          <w:rFonts w:ascii="Tahoma" w:hAnsi="Tahoma" w:cs="Tahoma"/>
          <w:iCs/>
        </w:rPr>
      </w:pPr>
    </w:p>
    <w:p w14:paraId="161F8D7B" w14:textId="77777777" w:rsidR="008933BA" w:rsidRPr="004F745C" w:rsidRDefault="008933BA" w:rsidP="008933BA">
      <w:pPr>
        <w:pStyle w:val="ListParagraph"/>
        <w:ind w:left="360"/>
        <w:rPr>
          <w:rFonts w:ascii="Tahoma" w:hAnsi="Tahoma" w:cs="Tahoma"/>
          <w:iCs/>
        </w:rPr>
      </w:pPr>
    </w:p>
    <w:p w14:paraId="538374DC" w14:textId="77777777" w:rsidR="004F745C" w:rsidRPr="004F745C" w:rsidRDefault="004F745C" w:rsidP="004F745C">
      <w:pPr>
        <w:pStyle w:val="ListParagraph"/>
        <w:ind w:left="360"/>
        <w:jc w:val="both"/>
        <w:rPr>
          <w:rFonts w:ascii="Tahoma" w:hAnsi="Tahoma" w:cs="Tahoma"/>
          <w:iCs/>
        </w:rPr>
      </w:pPr>
    </w:p>
    <w:p w14:paraId="7526F934" w14:textId="77777777" w:rsidR="008933BA" w:rsidRDefault="008933BA" w:rsidP="008933BA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8933BA">
        <w:rPr>
          <w:rFonts w:ascii="Tahoma" w:hAnsi="Tahoma" w:cs="Tahoma"/>
          <w:iCs/>
        </w:rPr>
        <w:lastRenderedPageBreak/>
        <w:t xml:space="preserve">On the second tab </w:t>
      </w:r>
      <w:r w:rsidRPr="006554AC">
        <w:rPr>
          <w:rFonts w:ascii="Tahoma" w:hAnsi="Tahoma" w:cs="Tahoma"/>
          <w:iCs/>
        </w:rPr>
        <w:t>Definition</w:t>
      </w:r>
      <w:r w:rsidR="006554AC">
        <w:rPr>
          <w:rFonts w:ascii="Tahoma" w:hAnsi="Tahoma" w:cs="Tahoma"/>
          <w:iCs/>
        </w:rPr>
        <w:t>,</w:t>
      </w:r>
      <w:r w:rsidRPr="008933BA">
        <w:rPr>
          <w:rFonts w:ascii="Tahoma" w:hAnsi="Tahoma" w:cs="Tahoma"/>
          <w:iCs/>
        </w:rPr>
        <w:t xml:space="preserve"> you must restrict your</w:t>
      </w:r>
      <w:r>
        <w:rPr>
          <w:rFonts w:ascii="Tahoma" w:hAnsi="Tahoma" w:cs="Tahoma"/>
          <w:iCs/>
        </w:rPr>
        <w:t xml:space="preserve"> exception rule to the formula created in the previous step.</w:t>
      </w:r>
    </w:p>
    <w:p w14:paraId="7333458F" w14:textId="77777777" w:rsidR="008933BA" w:rsidRDefault="008933BA" w:rsidP="008933BA">
      <w:pPr>
        <w:jc w:val="both"/>
        <w:rPr>
          <w:rFonts w:ascii="Tahoma" w:hAnsi="Tahoma" w:cs="Tahoma"/>
          <w:iCs/>
        </w:rPr>
      </w:pPr>
      <w:r>
        <w:rPr>
          <w:noProof/>
        </w:rPr>
        <w:drawing>
          <wp:inline distT="0" distB="0" distL="0" distR="0" wp14:anchorId="233AE825" wp14:editId="25E8915F">
            <wp:extent cx="6389370" cy="7254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80F4" w14:textId="77777777" w:rsidR="008933BA" w:rsidRDefault="008933BA" w:rsidP="008933BA">
      <w:pPr>
        <w:jc w:val="both"/>
        <w:rPr>
          <w:rFonts w:ascii="Tahoma" w:hAnsi="Tahoma" w:cs="Tahoma"/>
          <w:iCs/>
        </w:rPr>
      </w:pPr>
    </w:p>
    <w:p w14:paraId="5B5FC9CF" w14:textId="77777777" w:rsidR="00416977" w:rsidRDefault="00416977" w:rsidP="00416977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416977">
        <w:rPr>
          <w:rFonts w:ascii="Tahoma" w:hAnsi="Tahoma" w:cs="Tahoma"/>
          <w:iCs/>
        </w:rPr>
        <w:lastRenderedPageBreak/>
        <w:t>Click OK. Save your query. Run your query again.</w:t>
      </w:r>
    </w:p>
    <w:p w14:paraId="04CDFABF" w14:textId="1332912B" w:rsidR="00416977" w:rsidRPr="00416977" w:rsidRDefault="00416977" w:rsidP="00416977">
      <w:pPr>
        <w:jc w:val="both"/>
        <w:rPr>
          <w:rFonts w:ascii="Tahoma" w:hAnsi="Tahoma" w:cs="Tahoma"/>
          <w:b/>
          <w:iCs/>
        </w:rPr>
      </w:pPr>
      <w:r w:rsidRPr="00416977">
        <w:rPr>
          <w:rFonts w:ascii="Tahoma" w:hAnsi="Tahoma" w:cs="Tahoma"/>
          <w:b/>
          <w:iCs/>
        </w:rPr>
        <w:t>Paste</w:t>
      </w:r>
      <w:r>
        <w:rPr>
          <w:rFonts w:ascii="Tahoma" w:hAnsi="Tahoma" w:cs="Tahoma"/>
          <w:b/>
          <w:iCs/>
        </w:rPr>
        <w:t xml:space="preserve"> a screenshot of your query</w:t>
      </w:r>
      <w:r w:rsidR="00180160">
        <w:rPr>
          <w:rFonts w:ascii="Tahoma" w:hAnsi="Tahoma" w:cs="Tahoma"/>
          <w:b/>
          <w:iCs/>
        </w:rPr>
        <w:t xml:space="preserve"> executed in excel</w:t>
      </w:r>
      <w:r>
        <w:rPr>
          <w:rFonts w:ascii="Tahoma" w:hAnsi="Tahoma" w:cs="Tahoma"/>
          <w:b/>
          <w:iCs/>
        </w:rPr>
        <w:t xml:space="preserve"> after highlighting the exceptions</w:t>
      </w:r>
      <w:r w:rsidR="00180160">
        <w:rPr>
          <w:rFonts w:ascii="Tahoma" w:hAnsi="Tahoma" w:cs="Tahoma"/>
          <w:b/>
          <w:iCs/>
        </w:rPr>
        <w:t xml:space="preserve"> </w:t>
      </w:r>
      <w:r>
        <w:rPr>
          <w:rFonts w:ascii="Tahoma" w:hAnsi="Tahoma" w:cs="Tahoma"/>
          <w:b/>
          <w:iCs/>
        </w:rPr>
        <w:t>.</w:t>
      </w:r>
    </w:p>
    <w:p w14:paraId="6D191E1E" w14:textId="77777777" w:rsidR="008933BA" w:rsidRDefault="008933BA" w:rsidP="008933BA">
      <w:pPr>
        <w:jc w:val="both"/>
        <w:rPr>
          <w:rFonts w:ascii="Tahoma" w:hAnsi="Tahoma" w:cs="Tahoma"/>
          <w:iCs/>
        </w:rPr>
      </w:pPr>
    </w:p>
    <w:p w14:paraId="77A54F98" w14:textId="77777777" w:rsidR="00416977" w:rsidRPr="00416977" w:rsidRDefault="00416977" w:rsidP="008933BA">
      <w:pPr>
        <w:jc w:val="both"/>
        <w:rPr>
          <w:rFonts w:ascii="Tahoma" w:hAnsi="Tahoma" w:cs="Tahoma"/>
          <w:b/>
          <w:iCs/>
          <w:sz w:val="28"/>
        </w:rPr>
      </w:pPr>
      <w:r w:rsidRPr="00416977">
        <w:rPr>
          <w:rFonts w:ascii="Tahoma" w:hAnsi="Tahoma" w:cs="Tahoma"/>
          <w:b/>
          <w:iCs/>
          <w:sz w:val="28"/>
        </w:rPr>
        <w:t>Conditions</w:t>
      </w:r>
    </w:p>
    <w:p w14:paraId="1BEB6D3C" w14:textId="77777777" w:rsidR="006554AC" w:rsidRDefault="00416977" w:rsidP="0085289A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416977">
        <w:rPr>
          <w:rFonts w:ascii="Tahoma" w:hAnsi="Tahoma" w:cs="Tahoma"/>
          <w:iCs/>
        </w:rPr>
        <w:t xml:space="preserve">Go back to Query Designer. Change your query: </w:t>
      </w:r>
    </w:p>
    <w:p w14:paraId="31CA69BE" w14:textId="77777777" w:rsidR="006554AC" w:rsidRDefault="00416977" w:rsidP="006554AC">
      <w:pPr>
        <w:pStyle w:val="ListParagraph"/>
        <w:numPr>
          <w:ilvl w:val="1"/>
          <w:numId w:val="2"/>
        </w:numPr>
        <w:jc w:val="both"/>
        <w:rPr>
          <w:rFonts w:ascii="Tahoma" w:hAnsi="Tahoma" w:cs="Tahoma"/>
          <w:iCs/>
        </w:rPr>
      </w:pPr>
      <w:r w:rsidRPr="00416977">
        <w:rPr>
          <w:rFonts w:ascii="Tahoma" w:hAnsi="Tahoma" w:cs="Tahoma"/>
          <w:iCs/>
        </w:rPr>
        <w:t xml:space="preserve">Remove Product Category. </w:t>
      </w:r>
    </w:p>
    <w:p w14:paraId="3D477AC9" w14:textId="77777777" w:rsidR="006554AC" w:rsidRDefault="006554AC" w:rsidP="006554AC">
      <w:pPr>
        <w:pStyle w:val="ListParagraph"/>
        <w:numPr>
          <w:ilvl w:val="1"/>
          <w:numId w:val="2"/>
        </w:numPr>
        <w:jc w:val="both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S</w:t>
      </w:r>
      <w:r w:rsidR="00416977" w:rsidRPr="00416977">
        <w:rPr>
          <w:rFonts w:ascii="Tahoma" w:hAnsi="Tahoma" w:cs="Tahoma"/>
          <w:iCs/>
        </w:rPr>
        <w:t>how only the 5 most impo</w:t>
      </w:r>
      <w:r w:rsidR="0085289A">
        <w:rPr>
          <w:rFonts w:ascii="Tahoma" w:hAnsi="Tahoma" w:cs="Tahoma"/>
          <w:iCs/>
        </w:rPr>
        <w:t xml:space="preserve">rtant products based on Revenue. </w:t>
      </w:r>
    </w:p>
    <w:p w14:paraId="7A3E45E9" w14:textId="2977F6D4" w:rsidR="006554AC" w:rsidRDefault="006554AC" w:rsidP="006554AC">
      <w:pPr>
        <w:pStyle w:val="ListParagraph"/>
        <w:numPr>
          <w:ilvl w:val="1"/>
          <w:numId w:val="2"/>
        </w:numPr>
        <w:jc w:val="both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A</w:t>
      </w:r>
      <w:r w:rsidR="00A808D8">
        <w:rPr>
          <w:rFonts w:ascii="Tahoma" w:hAnsi="Tahoma" w:cs="Tahoma"/>
          <w:iCs/>
        </w:rPr>
        <w:t>dd Revenue to query</w:t>
      </w:r>
      <w:r w:rsidR="00416977" w:rsidRPr="00FB4653">
        <w:rPr>
          <w:rFonts w:ascii="Tahoma" w:hAnsi="Tahoma" w:cs="Tahoma"/>
          <w:b/>
          <w:iCs/>
        </w:rPr>
        <w:t>.</w:t>
      </w:r>
      <w:r w:rsidR="0085289A">
        <w:rPr>
          <w:rFonts w:ascii="Tahoma" w:hAnsi="Tahoma" w:cs="Tahoma"/>
          <w:iCs/>
        </w:rPr>
        <w:t xml:space="preserve"> </w:t>
      </w:r>
      <w:r>
        <w:rPr>
          <w:rFonts w:ascii="Tahoma" w:hAnsi="Tahoma" w:cs="Tahoma"/>
          <w:iCs/>
        </w:rPr>
        <w:t>This will be achieved by using</w:t>
      </w:r>
      <w:r w:rsidR="00416977" w:rsidRPr="0085289A">
        <w:rPr>
          <w:rFonts w:ascii="Tahoma" w:hAnsi="Tahoma" w:cs="Tahoma"/>
          <w:iCs/>
        </w:rPr>
        <w:t xml:space="preserve"> conditions with the</w:t>
      </w:r>
      <w:r w:rsidR="0085289A">
        <w:rPr>
          <w:rFonts w:ascii="Tahoma" w:hAnsi="Tahoma" w:cs="Tahoma"/>
          <w:iCs/>
        </w:rPr>
        <w:t xml:space="preserve"> Top N operator. </w:t>
      </w:r>
    </w:p>
    <w:p w14:paraId="420CF421" w14:textId="77777777" w:rsidR="002456B3" w:rsidRDefault="0085289A" w:rsidP="006554AC">
      <w:pPr>
        <w:pStyle w:val="ListParagraph"/>
        <w:numPr>
          <w:ilvl w:val="1"/>
          <w:numId w:val="2"/>
        </w:numPr>
        <w:jc w:val="both"/>
        <w:rPr>
          <w:rFonts w:ascii="Tahoma" w:hAnsi="Tahoma" w:cs="Tahoma"/>
          <w:iCs/>
        </w:rPr>
      </w:pPr>
      <w:r w:rsidRPr="0085289A">
        <w:rPr>
          <w:rFonts w:ascii="Tahoma" w:hAnsi="Tahoma" w:cs="Tahoma"/>
          <w:iCs/>
        </w:rPr>
        <w:t>Choose the Conditions button</w:t>
      </w:r>
      <w:r w:rsidR="006554AC">
        <w:rPr>
          <w:rFonts w:ascii="Tahoma" w:hAnsi="Tahoma" w:cs="Tahoma"/>
          <w:iCs/>
        </w:rPr>
        <w:t xml:space="preserve"> and</w:t>
      </w:r>
      <w:r w:rsidR="00416977" w:rsidRPr="0085289A">
        <w:rPr>
          <w:rFonts w:ascii="Tahoma" w:hAnsi="Tahoma" w:cs="Tahoma"/>
          <w:iCs/>
        </w:rPr>
        <w:t xml:space="preserve"> rig</w:t>
      </w:r>
      <w:r w:rsidRPr="0085289A">
        <w:rPr>
          <w:rFonts w:ascii="Tahoma" w:hAnsi="Tahoma" w:cs="Tahoma"/>
          <w:iCs/>
        </w:rPr>
        <w:t>ht click New Condition.</w:t>
      </w:r>
    </w:p>
    <w:p w14:paraId="05FE72D4" w14:textId="77777777" w:rsidR="0085289A" w:rsidRDefault="0085289A" w:rsidP="0085289A">
      <w:pPr>
        <w:pStyle w:val="ListParagraph"/>
        <w:ind w:left="360"/>
        <w:jc w:val="both"/>
        <w:rPr>
          <w:rFonts w:ascii="Tahoma" w:hAnsi="Tahoma" w:cs="Tahoma"/>
          <w:iCs/>
        </w:rPr>
      </w:pPr>
      <w:r>
        <w:rPr>
          <w:noProof/>
        </w:rPr>
        <w:drawing>
          <wp:inline distT="0" distB="0" distL="0" distR="0" wp14:anchorId="661DB500" wp14:editId="1CB5AE23">
            <wp:extent cx="6389370" cy="4632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485" w14:textId="77777777" w:rsidR="0085289A" w:rsidRDefault="0085289A" w:rsidP="0085289A">
      <w:pPr>
        <w:pStyle w:val="ListParagraph"/>
        <w:ind w:left="360"/>
        <w:jc w:val="both"/>
        <w:rPr>
          <w:rFonts w:ascii="Tahoma" w:hAnsi="Tahoma" w:cs="Tahoma"/>
          <w:iCs/>
        </w:rPr>
      </w:pPr>
    </w:p>
    <w:p w14:paraId="315669F4" w14:textId="77777777" w:rsidR="0085289A" w:rsidRPr="0085289A" w:rsidRDefault="0085289A" w:rsidP="0085289A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85289A">
        <w:rPr>
          <w:rFonts w:ascii="Tahoma" w:hAnsi="Tahoma" w:cs="Tahoma"/>
          <w:iCs/>
        </w:rPr>
        <w:t>The Conditions dialog</w:t>
      </w:r>
      <w:r w:rsidR="00DF1BD8">
        <w:rPr>
          <w:rFonts w:ascii="Tahoma" w:hAnsi="Tahoma" w:cs="Tahoma"/>
          <w:iCs/>
        </w:rPr>
        <w:t xml:space="preserve"> box</w:t>
      </w:r>
      <w:r w:rsidRPr="0085289A">
        <w:rPr>
          <w:rFonts w:ascii="Tahoma" w:hAnsi="Tahoma" w:cs="Tahoma"/>
          <w:iCs/>
        </w:rPr>
        <w:t xml:space="preserve"> is similar to the Exceptions dialog</w:t>
      </w:r>
      <w:r w:rsidR="00DF1BD8">
        <w:rPr>
          <w:rFonts w:ascii="Tahoma" w:hAnsi="Tahoma" w:cs="Tahoma"/>
          <w:iCs/>
        </w:rPr>
        <w:t xml:space="preserve"> box</w:t>
      </w:r>
      <w:r w:rsidRPr="0085289A">
        <w:rPr>
          <w:rFonts w:ascii="Tahoma" w:hAnsi="Tahoma" w:cs="Tahoma"/>
          <w:iCs/>
        </w:rPr>
        <w:t>: You can specify the key figure, an operator and value</w:t>
      </w:r>
      <w:r w:rsidR="00DF1BD8">
        <w:rPr>
          <w:rFonts w:ascii="Tahoma" w:hAnsi="Tahoma" w:cs="Tahoma"/>
          <w:iCs/>
        </w:rPr>
        <w:t xml:space="preserve">(s). Click </w:t>
      </w:r>
      <w:r w:rsidRPr="00DF1BD8">
        <w:rPr>
          <w:rFonts w:ascii="Tahoma" w:hAnsi="Tahoma" w:cs="Tahoma"/>
          <w:i/>
          <w:iCs/>
        </w:rPr>
        <w:t>New</w:t>
      </w:r>
      <w:r>
        <w:rPr>
          <w:rFonts w:ascii="Tahoma" w:hAnsi="Tahoma" w:cs="Tahoma"/>
          <w:iCs/>
        </w:rPr>
        <w:t>, define the condition</w:t>
      </w:r>
      <w:r w:rsidR="00DF1BD8">
        <w:rPr>
          <w:rFonts w:ascii="Tahoma" w:hAnsi="Tahoma" w:cs="Tahoma"/>
          <w:iCs/>
        </w:rPr>
        <w:t xml:space="preserve"> and click </w:t>
      </w:r>
      <w:r w:rsidRPr="00DF1BD8">
        <w:rPr>
          <w:rFonts w:ascii="Tahoma" w:hAnsi="Tahoma" w:cs="Tahoma"/>
          <w:i/>
          <w:iCs/>
        </w:rPr>
        <w:t>Transfer</w:t>
      </w:r>
      <w:r>
        <w:rPr>
          <w:rFonts w:ascii="Tahoma" w:hAnsi="Tahoma" w:cs="Tahoma"/>
          <w:iCs/>
        </w:rPr>
        <w:t>.</w:t>
      </w:r>
    </w:p>
    <w:p w14:paraId="5B2B92DA" w14:textId="77777777" w:rsidR="0085289A" w:rsidRDefault="0085289A" w:rsidP="0085289A">
      <w:pPr>
        <w:pStyle w:val="ListParagraph"/>
        <w:ind w:left="360"/>
        <w:jc w:val="both"/>
        <w:rPr>
          <w:rFonts w:ascii="Tahoma" w:hAnsi="Tahoma" w:cs="Tahoma"/>
          <w:iCs/>
        </w:rPr>
      </w:pPr>
    </w:p>
    <w:p w14:paraId="31AD8D89" w14:textId="77777777" w:rsidR="0085289A" w:rsidRDefault="0085289A" w:rsidP="0085289A">
      <w:pPr>
        <w:pStyle w:val="ListParagraph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0E62A84" wp14:editId="18F9CD77">
            <wp:extent cx="6389370" cy="52552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A087" w14:textId="77777777" w:rsidR="0085289A" w:rsidRDefault="0085289A" w:rsidP="0085289A">
      <w:pPr>
        <w:pStyle w:val="ListParagraph"/>
        <w:ind w:left="360"/>
        <w:jc w:val="both"/>
        <w:rPr>
          <w:rFonts w:ascii="Tahoma" w:hAnsi="Tahoma" w:cs="Tahoma"/>
          <w:iCs/>
        </w:rPr>
      </w:pPr>
    </w:p>
    <w:p w14:paraId="40EA3A21" w14:textId="5A14C17D" w:rsidR="009D4BD8" w:rsidRDefault="009D4BD8" w:rsidP="0085289A">
      <w:pPr>
        <w:pStyle w:val="ListParagraph"/>
        <w:ind w:left="360"/>
        <w:jc w:val="both"/>
        <w:rPr>
          <w:rFonts w:ascii="Tahoma" w:hAnsi="Tahoma" w:cs="Tahoma"/>
          <w:b/>
          <w:iCs/>
        </w:rPr>
      </w:pPr>
      <w:r w:rsidRPr="009D4BD8">
        <w:rPr>
          <w:rFonts w:ascii="Tahoma" w:hAnsi="Tahoma" w:cs="Tahoma"/>
          <w:b/>
          <w:iCs/>
        </w:rPr>
        <w:t>Paste a screenshot of your query</w:t>
      </w:r>
      <w:r w:rsidR="00180160">
        <w:rPr>
          <w:rFonts w:ascii="Tahoma" w:hAnsi="Tahoma" w:cs="Tahoma"/>
          <w:b/>
          <w:iCs/>
        </w:rPr>
        <w:t xml:space="preserve"> executed in excel</w:t>
      </w:r>
      <w:r w:rsidR="008228B1">
        <w:rPr>
          <w:rFonts w:ascii="Tahoma" w:hAnsi="Tahoma" w:cs="Tahoma"/>
          <w:b/>
          <w:iCs/>
        </w:rPr>
        <w:t xml:space="preserve"> after</w:t>
      </w:r>
      <w:r w:rsidRPr="009D4BD8">
        <w:rPr>
          <w:rFonts w:ascii="Tahoma" w:hAnsi="Tahoma" w:cs="Tahoma"/>
          <w:b/>
          <w:iCs/>
        </w:rPr>
        <w:t xml:space="preserve"> displaying Top 5 products based on Revenue.</w:t>
      </w:r>
    </w:p>
    <w:p w14:paraId="74C4CAB8" w14:textId="77777777" w:rsidR="009D4BD8" w:rsidRDefault="009D4BD8" w:rsidP="0085289A">
      <w:pPr>
        <w:pStyle w:val="ListParagraph"/>
        <w:ind w:left="360"/>
        <w:jc w:val="both"/>
        <w:rPr>
          <w:rFonts w:ascii="Tahoma" w:hAnsi="Tahoma" w:cs="Tahoma"/>
          <w:b/>
          <w:iCs/>
        </w:rPr>
      </w:pPr>
    </w:p>
    <w:p w14:paraId="3CA1E0AB" w14:textId="77777777" w:rsidR="009D4BD8" w:rsidRDefault="009D4BD8" w:rsidP="0085289A">
      <w:pPr>
        <w:pStyle w:val="ListParagraph"/>
        <w:ind w:left="360"/>
        <w:jc w:val="both"/>
        <w:rPr>
          <w:rFonts w:ascii="Tahoma" w:hAnsi="Tahoma" w:cs="Tahoma"/>
          <w:b/>
          <w:iCs/>
        </w:rPr>
      </w:pPr>
    </w:p>
    <w:p w14:paraId="2934C249" w14:textId="77777777" w:rsidR="008228B1" w:rsidRPr="009D4BD8" w:rsidRDefault="008228B1" w:rsidP="0085289A">
      <w:pPr>
        <w:pStyle w:val="ListParagraph"/>
        <w:ind w:left="360"/>
        <w:jc w:val="both"/>
        <w:rPr>
          <w:rFonts w:ascii="Tahoma" w:hAnsi="Tahoma" w:cs="Tahoma"/>
          <w:b/>
          <w:iCs/>
        </w:rPr>
      </w:pPr>
    </w:p>
    <w:p w14:paraId="680E2CE7" w14:textId="4D807083" w:rsidR="00054CFE" w:rsidRPr="00054CFE" w:rsidRDefault="008228B1" w:rsidP="00054CFE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Set the Top N condition to inactive. </w:t>
      </w:r>
      <w:r w:rsidR="00054CFE" w:rsidRPr="00054CFE">
        <w:rPr>
          <w:rFonts w:ascii="Tahoma" w:hAnsi="Tahoma" w:cs="Tahoma"/>
          <w:iCs/>
        </w:rPr>
        <w:t>Define a new condition</w:t>
      </w:r>
      <w:r>
        <w:rPr>
          <w:rFonts w:ascii="Tahoma" w:hAnsi="Tahoma" w:cs="Tahoma"/>
          <w:iCs/>
        </w:rPr>
        <w:t xml:space="preserve"> with the following values</w:t>
      </w:r>
      <w:r w:rsidR="00054CFE" w:rsidRPr="00054CFE">
        <w:rPr>
          <w:rFonts w:ascii="Tahoma" w:hAnsi="Tahoma" w:cs="Tahoma"/>
          <w:iCs/>
        </w:rPr>
        <w:t xml:space="preserve">: Use formula </w:t>
      </w:r>
      <w:r w:rsidR="001446A1">
        <w:rPr>
          <w:rFonts w:ascii="Tahoma" w:hAnsi="Tahoma" w:cs="Tahoma"/>
          <w:i/>
          <w:iCs/>
        </w:rPr>
        <w:t>1</w:t>
      </w:r>
      <w:r w:rsidR="00054CFE" w:rsidRPr="00054CFE">
        <w:rPr>
          <w:rFonts w:ascii="Tahoma" w:hAnsi="Tahoma" w:cs="Tahoma"/>
          <w:iCs/>
        </w:rPr>
        <w:t xml:space="preserve">, operator </w:t>
      </w:r>
      <w:r w:rsidR="00054CFE" w:rsidRPr="00054CFE">
        <w:rPr>
          <w:rFonts w:ascii="Tahoma" w:hAnsi="Tahoma" w:cs="Tahoma"/>
          <w:i/>
          <w:iCs/>
        </w:rPr>
        <w:t>Less than</w:t>
      </w:r>
      <w:r w:rsidR="009D4BD8">
        <w:rPr>
          <w:rFonts w:ascii="Tahoma" w:hAnsi="Tahoma" w:cs="Tahoma"/>
          <w:iCs/>
        </w:rPr>
        <w:t xml:space="preserve"> and</w:t>
      </w:r>
      <w:r w:rsidR="00054CFE" w:rsidRPr="00054CFE">
        <w:rPr>
          <w:rFonts w:ascii="Tahoma" w:hAnsi="Tahoma" w:cs="Tahoma"/>
          <w:iCs/>
        </w:rPr>
        <w:t xml:space="preserve"> Value </w:t>
      </w:r>
      <w:r w:rsidR="00054CFE" w:rsidRPr="00054CFE">
        <w:rPr>
          <w:rFonts w:ascii="Tahoma" w:hAnsi="Tahoma" w:cs="Tahoma"/>
          <w:i/>
          <w:iCs/>
        </w:rPr>
        <w:t>0</w:t>
      </w:r>
      <w:r w:rsidR="00054CFE" w:rsidRPr="00054CFE">
        <w:rPr>
          <w:rFonts w:ascii="Tahoma" w:hAnsi="Tahoma" w:cs="Tahoma"/>
          <w:iCs/>
        </w:rPr>
        <w:t xml:space="preserve">. </w:t>
      </w:r>
    </w:p>
    <w:p w14:paraId="02DD9794" w14:textId="77777777" w:rsidR="0085289A" w:rsidRDefault="008228B1" w:rsidP="008228B1">
      <w:pPr>
        <w:jc w:val="both"/>
        <w:rPr>
          <w:rFonts w:ascii="Tahoma" w:hAnsi="Tahoma" w:cs="Tahoma"/>
          <w:b/>
          <w:iCs/>
        </w:rPr>
      </w:pPr>
      <w:r w:rsidRPr="008228B1">
        <w:rPr>
          <w:rFonts w:ascii="Tahoma" w:hAnsi="Tahoma" w:cs="Tahoma"/>
          <w:b/>
          <w:iCs/>
        </w:rPr>
        <w:t>Paste a screenshot of your query after displaying products with decreasing sales.</w:t>
      </w:r>
    </w:p>
    <w:p w14:paraId="0A0CAD56" w14:textId="77777777" w:rsidR="008228B1" w:rsidRPr="008228B1" w:rsidRDefault="008228B1" w:rsidP="008228B1">
      <w:pPr>
        <w:jc w:val="both"/>
        <w:rPr>
          <w:rFonts w:ascii="Tahoma" w:hAnsi="Tahoma" w:cs="Tahoma"/>
          <w:b/>
          <w:iCs/>
        </w:rPr>
      </w:pPr>
    </w:p>
    <w:p w14:paraId="106B730F" w14:textId="77777777" w:rsidR="00B00B6A" w:rsidRDefault="00B00B6A" w:rsidP="008228B1">
      <w:pPr>
        <w:jc w:val="both"/>
        <w:rPr>
          <w:ins w:id="1" w:author="Ashish" w:date="2016-08-16T00:30:00Z"/>
          <w:rFonts w:ascii="Tahoma" w:hAnsi="Tahoma" w:cs="Tahoma"/>
          <w:b/>
          <w:iCs/>
          <w:sz w:val="28"/>
        </w:rPr>
      </w:pPr>
    </w:p>
    <w:p w14:paraId="0529C086" w14:textId="77777777" w:rsidR="00B00B6A" w:rsidRDefault="00B00B6A" w:rsidP="008228B1">
      <w:pPr>
        <w:jc w:val="both"/>
        <w:rPr>
          <w:ins w:id="2" w:author="Ashish" w:date="2016-08-16T00:30:00Z"/>
          <w:rFonts w:ascii="Tahoma" w:hAnsi="Tahoma" w:cs="Tahoma"/>
          <w:b/>
          <w:iCs/>
          <w:sz w:val="28"/>
        </w:rPr>
      </w:pPr>
    </w:p>
    <w:p w14:paraId="236261EF" w14:textId="77777777" w:rsidR="008228B1" w:rsidRDefault="008228B1" w:rsidP="008228B1">
      <w:pPr>
        <w:jc w:val="both"/>
        <w:rPr>
          <w:rFonts w:ascii="Tahoma" w:hAnsi="Tahoma" w:cs="Tahoma"/>
          <w:b/>
          <w:iCs/>
          <w:sz w:val="28"/>
        </w:rPr>
      </w:pPr>
      <w:r w:rsidRPr="008228B1">
        <w:rPr>
          <w:rFonts w:ascii="Tahoma" w:hAnsi="Tahoma" w:cs="Tahoma"/>
          <w:b/>
          <w:iCs/>
          <w:sz w:val="28"/>
        </w:rPr>
        <w:t>Variables</w:t>
      </w:r>
    </w:p>
    <w:p w14:paraId="1053E64F" w14:textId="77777777" w:rsidR="00407209" w:rsidRDefault="00DF1BD8" w:rsidP="008228B1">
      <w:pPr>
        <w:jc w:val="both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 xml:space="preserve">Variables are </w:t>
      </w:r>
      <w:r w:rsidR="00407209" w:rsidRPr="00407209">
        <w:rPr>
          <w:rFonts w:ascii="Tahoma" w:hAnsi="Tahoma" w:cs="Tahoma"/>
          <w:iCs/>
        </w:rPr>
        <w:t xml:space="preserve">powerful concept to make queries more flexible, reduce </w:t>
      </w:r>
      <w:r w:rsidR="00407209">
        <w:rPr>
          <w:rFonts w:ascii="Tahoma" w:hAnsi="Tahoma" w:cs="Tahoma"/>
          <w:iCs/>
        </w:rPr>
        <w:t xml:space="preserve">the number of queries </w:t>
      </w:r>
      <w:r w:rsidR="00407209" w:rsidRPr="00407209">
        <w:rPr>
          <w:rFonts w:ascii="Tahoma" w:hAnsi="Tahoma" w:cs="Tahoma"/>
          <w:iCs/>
        </w:rPr>
        <w:t>and personalize query filters. In this exercise</w:t>
      </w:r>
      <w:r>
        <w:rPr>
          <w:rFonts w:ascii="Tahoma" w:hAnsi="Tahoma" w:cs="Tahoma"/>
          <w:iCs/>
        </w:rPr>
        <w:t>,</w:t>
      </w:r>
      <w:r w:rsidR="00407209" w:rsidRPr="00407209">
        <w:rPr>
          <w:rFonts w:ascii="Tahoma" w:hAnsi="Tahoma" w:cs="Tahoma"/>
          <w:iCs/>
        </w:rPr>
        <w:t xml:space="preserve"> we</w:t>
      </w:r>
      <w:r w:rsidR="00407209">
        <w:rPr>
          <w:rFonts w:ascii="Tahoma" w:hAnsi="Tahoma" w:cs="Tahoma"/>
          <w:iCs/>
        </w:rPr>
        <w:t xml:space="preserve"> will</w:t>
      </w:r>
      <w:r w:rsidR="00407209" w:rsidRPr="00407209">
        <w:rPr>
          <w:rFonts w:ascii="Tahoma" w:hAnsi="Tahoma" w:cs="Tahoma"/>
          <w:iCs/>
        </w:rPr>
        <w:t xml:space="preserve"> demonstrate two use cases for variables that replace a characteristic value. In SAP BW</w:t>
      </w:r>
      <w:r>
        <w:rPr>
          <w:rFonts w:ascii="Tahoma" w:hAnsi="Tahoma" w:cs="Tahoma"/>
          <w:iCs/>
        </w:rPr>
        <w:t>,</w:t>
      </w:r>
      <w:r w:rsidR="00407209" w:rsidRPr="00407209">
        <w:rPr>
          <w:rFonts w:ascii="Tahoma" w:hAnsi="Tahoma" w:cs="Tahoma"/>
          <w:iCs/>
        </w:rPr>
        <w:t xml:space="preserve"> there </w:t>
      </w:r>
      <w:r>
        <w:rPr>
          <w:rFonts w:ascii="Tahoma" w:hAnsi="Tahoma" w:cs="Tahoma"/>
          <w:iCs/>
        </w:rPr>
        <w:t xml:space="preserve">are </w:t>
      </w:r>
      <w:r w:rsidR="00407209" w:rsidRPr="00407209">
        <w:rPr>
          <w:rFonts w:ascii="Tahoma" w:hAnsi="Tahoma" w:cs="Tahoma"/>
          <w:iCs/>
        </w:rPr>
        <w:t>other variable types</w:t>
      </w:r>
      <w:r>
        <w:rPr>
          <w:rFonts w:ascii="Tahoma" w:hAnsi="Tahoma" w:cs="Tahoma"/>
          <w:iCs/>
        </w:rPr>
        <w:t xml:space="preserve"> such as </w:t>
      </w:r>
      <w:r w:rsidR="00407209" w:rsidRPr="00407209">
        <w:rPr>
          <w:rFonts w:ascii="Tahoma" w:hAnsi="Tahoma" w:cs="Tahoma"/>
          <w:iCs/>
        </w:rPr>
        <w:t>texts, hierarchies or formula elements.</w:t>
      </w:r>
    </w:p>
    <w:p w14:paraId="7DB71CC8" w14:textId="77777777" w:rsidR="00407209" w:rsidRPr="00407209" w:rsidRDefault="00407209" w:rsidP="008228B1">
      <w:pPr>
        <w:jc w:val="both"/>
        <w:rPr>
          <w:rFonts w:ascii="Tahoma" w:hAnsi="Tahoma" w:cs="Tahoma"/>
          <w:b/>
          <w:iCs/>
        </w:rPr>
      </w:pPr>
      <w:r w:rsidRPr="00407209">
        <w:rPr>
          <w:rFonts w:ascii="Tahoma" w:hAnsi="Tahoma" w:cs="Tahoma"/>
          <w:b/>
          <w:iCs/>
        </w:rPr>
        <w:t>Variable Without User Input (Processed by Customer Exit)</w:t>
      </w:r>
    </w:p>
    <w:p w14:paraId="74D81010" w14:textId="30D3DB17" w:rsidR="00407209" w:rsidRPr="00AD34CD" w:rsidRDefault="002456B3" w:rsidP="00ED0E66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  <w:color w:val="000000" w:themeColor="text1"/>
        </w:rPr>
      </w:pPr>
      <w:r w:rsidRPr="008228B1">
        <w:rPr>
          <w:rFonts w:ascii="Tahoma" w:hAnsi="Tahoma" w:cs="Tahoma"/>
          <w:b/>
          <w:iCs/>
        </w:rPr>
        <w:t xml:space="preserve"> </w:t>
      </w:r>
      <w:r w:rsidR="00407209" w:rsidRPr="00407209">
        <w:rPr>
          <w:rFonts w:ascii="Tahoma" w:hAnsi="Tahoma" w:cs="Tahoma"/>
          <w:iCs/>
        </w:rPr>
        <w:t xml:space="preserve">Change your query again: Change the filter for </w:t>
      </w:r>
      <w:r w:rsidR="00407209" w:rsidRPr="00407209">
        <w:rPr>
          <w:rFonts w:ascii="Tahoma" w:hAnsi="Tahoma" w:cs="Tahoma"/>
          <w:i/>
          <w:iCs/>
        </w:rPr>
        <w:t>Country</w:t>
      </w:r>
      <w:r w:rsidR="00407209" w:rsidRPr="00407209">
        <w:rPr>
          <w:rFonts w:ascii="Tahoma" w:hAnsi="Tahoma" w:cs="Tahoma"/>
          <w:iCs/>
        </w:rPr>
        <w:t xml:space="preserve">. Instead of having a fixed value "US", use </w:t>
      </w:r>
      <w:r w:rsidR="00407209" w:rsidRPr="00AD34CD">
        <w:rPr>
          <w:rFonts w:ascii="Tahoma" w:hAnsi="Tahoma" w:cs="Tahoma"/>
          <w:iCs/>
          <w:color w:val="000000" w:themeColor="text1"/>
        </w:rPr>
        <w:t xml:space="preserve">variable </w:t>
      </w:r>
      <w:r w:rsidR="00407209" w:rsidRPr="00AD34CD">
        <w:rPr>
          <w:rFonts w:ascii="Tahoma" w:hAnsi="Tahoma" w:cs="Tahoma"/>
          <w:i/>
          <w:iCs/>
          <w:color w:val="000000" w:themeColor="text1"/>
        </w:rPr>
        <w:t>BI Curriculum: Country based on User Name</w:t>
      </w:r>
      <w:r w:rsidR="00407209" w:rsidRPr="00AD34CD">
        <w:rPr>
          <w:rFonts w:ascii="Tahoma" w:hAnsi="Tahoma" w:cs="Tahoma"/>
          <w:iCs/>
          <w:color w:val="000000" w:themeColor="text1"/>
        </w:rPr>
        <w:t xml:space="preserve"> (technical name ZVAR_</w:t>
      </w:r>
      <w:r w:rsidR="00E221CA" w:rsidRPr="00AD34CD">
        <w:rPr>
          <w:rFonts w:ascii="Tahoma" w:hAnsi="Tahoma" w:cs="Tahoma"/>
          <w:iCs/>
          <w:color w:val="000000" w:themeColor="text1"/>
        </w:rPr>
        <w:t>COUNTRY</w:t>
      </w:r>
      <w:r w:rsidR="007D3E87">
        <w:rPr>
          <w:rFonts w:ascii="Tahoma" w:hAnsi="Tahoma" w:cs="Tahoma"/>
          <w:iCs/>
          <w:color w:val="000000" w:themeColor="text1"/>
        </w:rPr>
        <w:t>_XXX</w:t>
      </w:r>
      <w:r w:rsidR="00E221CA" w:rsidRPr="00AD34CD">
        <w:rPr>
          <w:rFonts w:ascii="Tahoma" w:hAnsi="Tahoma" w:cs="Tahoma"/>
          <w:iCs/>
          <w:color w:val="000000" w:themeColor="text1"/>
        </w:rPr>
        <w:t>)</w:t>
      </w:r>
      <w:r w:rsidR="00407209" w:rsidRPr="00AD34CD">
        <w:rPr>
          <w:rFonts w:ascii="Tahoma" w:hAnsi="Tahoma" w:cs="Tahoma"/>
          <w:iCs/>
          <w:color w:val="000000" w:themeColor="text1"/>
        </w:rPr>
        <w:t>:</w:t>
      </w:r>
    </w:p>
    <w:p w14:paraId="1FED3185" w14:textId="77777777" w:rsidR="00E221CA" w:rsidRPr="00AD34CD" w:rsidRDefault="00E221CA" w:rsidP="00407209">
      <w:pPr>
        <w:pStyle w:val="ListParagraph"/>
        <w:ind w:left="360"/>
        <w:jc w:val="both"/>
        <w:rPr>
          <w:rFonts w:ascii="Tahoma" w:hAnsi="Tahoma" w:cs="Tahoma"/>
          <w:iCs/>
          <w:color w:val="000000" w:themeColor="text1"/>
        </w:rPr>
      </w:pPr>
    </w:p>
    <w:p w14:paraId="699190F5" w14:textId="77777777" w:rsidR="00ED0E66" w:rsidRPr="00AD34CD" w:rsidRDefault="00407209" w:rsidP="00ED0E66">
      <w:pPr>
        <w:pStyle w:val="ListParagraph"/>
        <w:ind w:left="360"/>
        <w:jc w:val="both"/>
        <w:rPr>
          <w:rFonts w:ascii="Tahoma" w:hAnsi="Tahoma" w:cs="Tahoma"/>
          <w:iCs/>
          <w:color w:val="000000" w:themeColor="text1"/>
        </w:rPr>
      </w:pPr>
      <w:r w:rsidRPr="00AD34CD">
        <w:rPr>
          <w:rFonts w:ascii="Tahoma" w:hAnsi="Tahoma" w:cs="Tahoma"/>
          <w:iCs/>
          <w:color w:val="000000" w:themeColor="text1"/>
        </w:rPr>
        <w:t>In Query Designer</w:t>
      </w:r>
      <w:r w:rsidR="00DF1BD8" w:rsidRPr="00AD34CD">
        <w:rPr>
          <w:rFonts w:ascii="Tahoma" w:hAnsi="Tahoma" w:cs="Tahoma"/>
          <w:iCs/>
          <w:color w:val="000000" w:themeColor="text1"/>
        </w:rPr>
        <w:t>,</w:t>
      </w:r>
      <w:r w:rsidRPr="00AD34CD">
        <w:rPr>
          <w:rFonts w:ascii="Tahoma" w:hAnsi="Tahoma" w:cs="Tahoma"/>
          <w:iCs/>
          <w:color w:val="000000" w:themeColor="text1"/>
        </w:rPr>
        <w:t xml:space="preserve"> go to the </w:t>
      </w:r>
      <w:r w:rsidRPr="00AD34CD">
        <w:rPr>
          <w:rFonts w:ascii="Tahoma" w:hAnsi="Tahoma" w:cs="Tahoma"/>
          <w:i/>
          <w:iCs/>
          <w:color w:val="000000" w:themeColor="text1"/>
        </w:rPr>
        <w:t xml:space="preserve">Filter </w:t>
      </w:r>
      <w:r w:rsidRPr="00AD34CD">
        <w:rPr>
          <w:rFonts w:ascii="Tahoma" w:hAnsi="Tahoma" w:cs="Tahoma"/>
          <w:iCs/>
          <w:color w:val="000000" w:themeColor="text1"/>
        </w:rPr>
        <w:t xml:space="preserve">tab, remove filter for </w:t>
      </w:r>
      <w:r w:rsidRPr="00AD34CD">
        <w:rPr>
          <w:rFonts w:ascii="Tahoma" w:hAnsi="Tahoma" w:cs="Tahoma"/>
          <w:i/>
          <w:iCs/>
          <w:color w:val="000000" w:themeColor="text1"/>
        </w:rPr>
        <w:t>Country</w:t>
      </w:r>
      <w:r w:rsidRPr="00AD34CD">
        <w:rPr>
          <w:rFonts w:ascii="Tahoma" w:hAnsi="Tahoma" w:cs="Tahoma"/>
          <w:iCs/>
          <w:color w:val="000000" w:themeColor="text1"/>
        </w:rPr>
        <w:t>,</w:t>
      </w:r>
      <w:r w:rsidR="00ED0E66" w:rsidRPr="00AD34CD">
        <w:rPr>
          <w:rFonts w:ascii="Tahoma" w:hAnsi="Tahoma" w:cs="Tahoma"/>
          <w:iCs/>
          <w:color w:val="000000" w:themeColor="text1"/>
        </w:rPr>
        <w:t xml:space="preserve"> expand Country in Dimensions, right click on Characteristic Variable Values and select New Variable. Enter the following details:</w:t>
      </w:r>
    </w:p>
    <w:p w14:paraId="1072F873" w14:textId="77777777" w:rsidR="00ED0E66" w:rsidRPr="00AD34CD" w:rsidRDefault="00ED0E66" w:rsidP="00ED0E66">
      <w:pPr>
        <w:pStyle w:val="ListParagraph"/>
        <w:numPr>
          <w:ilvl w:val="0"/>
          <w:numId w:val="15"/>
        </w:numPr>
        <w:jc w:val="both"/>
        <w:rPr>
          <w:rFonts w:ascii="Tahoma" w:hAnsi="Tahoma" w:cs="Tahoma"/>
          <w:iCs/>
          <w:color w:val="000000" w:themeColor="text1"/>
        </w:rPr>
      </w:pPr>
      <w:r w:rsidRPr="00AD34CD">
        <w:rPr>
          <w:rFonts w:ascii="Tahoma" w:hAnsi="Tahoma" w:cs="Tahoma"/>
          <w:iCs/>
          <w:color w:val="000000" w:themeColor="text1"/>
        </w:rPr>
        <w:t xml:space="preserve">Description: </w:t>
      </w:r>
      <w:r w:rsidRPr="00AD34CD">
        <w:rPr>
          <w:rFonts w:ascii="Tahoma" w:hAnsi="Tahoma" w:cs="Tahoma"/>
          <w:i/>
          <w:iCs/>
          <w:color w:val="000000" w:themeColor="text1"/>
        </w:rPr>
        <w:t>BI Curriculum: Country based on User Name</w:t>
      </w:r>
    </w:p>
    <w:p w14:paraId="25B20768" w14:textId="534192A5" w:rsidR="00ED0E66" w:rsidRPr="00AD34CD" w:rsidRDefault="00ED0E66" w:rsidP="00ED0E66">
      <w:pPr>
        <w:pStyle w:val="ListParagraph"/>
        <w:numPr>
          <w:ilvl w:val="0"/>
          <w:numId w:val="15"/>
        </w:numPr>
        <w:jc w:val="both"/>
        <w:rPr>
          <w:rFonts w:ascii="Tahoma" w:hAnsi="Tahoma" w:cs="Tahoma"/>
          <w:iCs/>
          <w:color w:val="000000" w:themeColor="text1"/>
        </w:rPr>
      </w:pPr>
      <w:r w:rsidRPr="00AD34CD">
        <w:rPr>
          <w:rFonts w:ascii="Tahoma" w:hAnsi="Tahoma" w:cs="Tahoma"/>
          <w:iCs/>
          <w:color w:val="000000" w:themeColor="text1"/>
        </w:rPr>
        <w:t>Technical Name: ZVAR_</w:t>
      </w:r>
      <w:r w:rsidR="002F7119">
        <w:rPr>
          <w:rFonts w:ascii="Tahoma" w:hAnsi="Tahoma" w:cs="Tahoma"/>
          <w:iCs/>
          <w:color w:val="000000" w:themeColor="text1"/>
        </w:rPr>
        <w:t>&lt;Name&gt;_</w:t>
      </w:r>
      <w:r w:rsidRPr="00AD34CD">
        <w:rPr>
          <w:rFonts w:ascii="Tahoma" w:hAnsi="Tahoma" w:cs="Tahoma"/>
          <w:iCs/>
          <w:color w:val="000000" w:themeColor="text1"/>
        </w:rPr>
        <w:t>COUNTRY</w:t>
      </w:r>
      <w:r w:rsidR="00415BA4" w:rsidRPr="00AD34CD">
        <w:rPr>
          <w:rFonts w:ascii="Tahoma" w:hAnsi="Tahoma" w:cs="Tahoma"/>
          <w:iCs/>
          <w:color w:val="000000" w:themeColor="text1"/>
        </w:rPr>
        <w:t>_XXX</w:t>
      </w:r>
      <w:r w:rsidR="00902D12">
        <w:rPr>
          <w:rFonts w:ascii="Tahoma" w:hAnsi="Tahoma" w:cs="Tahoma"/>
          <w:iCs/>
          <w:color w:val="000000" w:themeColor="text1"/>
        </w:rPr>
        <w:t xml:space="preserve"> </w:t>
      </w:r>
      <w:r w:rsidR="00902D12" w:rsidRPr="00902D12">
        <w:rPr>
          <w:rFonts w:ascii="Tahoma" w:hAnsi="Tahoma" w:cs="Tahoma"/>
          <w:b/>
          <w:iCs/>
          <w:color w:val="000000" w:themeColor="text1"/>
        </w:rPr>
        <w:t>(Not Unique)</w:t>
      </w:r>
    </w:p>
    <w:p w14:paraId="39D2DA07" w14:textId="77777777" w:rsidR="00ED0E66" w:rsidRPr="00AD34CD" w:rsidRDefault="00ED0E66" w:rsidP="00ED0E66">
      <w:pPr>
        <w:pStyle w:val="ListParagraph"/>
        <w:numPr>
          <w:ilvl w:val="0"/>
          <w:numId w:val="15"/>
        </w:numPr>
        <w:jc w:val="both"/>
        <w:rPr>
          <w:rFonts w:ascii="Tahoma" w:hAnsi="Tahoma" w:cs="Tahoma"/>
          <w:iCs/>
          <w:color w:val="000000" w:themeColor="text1"/>
        </w:rPr>
      </w:pPr>
      <w:r w:rsidRPr="00AD34CD">
        <w:rPr>
          <w:rFonts w:ascii="Tahoma" w:hAnsi="Tahoma" w:cs="Tahoma"/>
          <w:iCs/>
          <w:color w:val="000000" w:themeColor="text1"/>
        </w:rPr>
        <w:t xml:space="preserve">Processing </w:t>
      </w:r>
      <w:r w:rsidR="00DF1BD8" w:rsidRPr="00AD34CD">
        <w:rPr>
          <w:rFonts w:ascii="Tahoma" w:hAnsi="Tahoma" w:cs="Tahoma"/>
          <w:iCs/>
          <w:color w:val="000000" w:themeColor="text1"/>
        </w:rPr>
        <w:t>by</w:t>
      </w:r>
      <w:r w:rsidRPr="00AD34CD">
        <w:rPr>
          <w:rFonts w:ascii="Tahoma" w:hAnsi="Tahoma" w:cs="Tahoma"/>
          <w:iCs/>
          <w:color w:val="000000" w:themeColor="text1"/>
        </w:rPr>
        <w:t>: Customer Exit</w:t>
      </w:r>
    </w:p>
    <w:p w14:paraId="69030FB0" w14:textId="77777777" w:rsidR="00ED0E66" w:rsidRPr="00AD34CD" w:rsidRDefault="00ED0E66" w:rsidP="00ED0E66">
      <w:pPr>
        <w:pStyle w:val="ListParagraph"/>
        <w:numPr>
          <w:ilvl w:val="0"/>
          <w:numId w:val="15"/>
        </w:numPr>
        <w:jc w:val="both"/>
        <w:rPr>
          <w:rFonts w:ascii="Tahoma" w:hAnsi="Tahoma" w:cs="Tahoma"/>
          <w:iCs/>
          <w:color w:val="000000" w:themeColor="text1"/>
        </w:rPr>
      </w:pPr>
      <w:r w:rsidRPr="00AD34CD">
        <w:rPr>
          <w:rFonts w:ascii="Tahoma" w:hAnsi="Tahoma" w:cs="Tahoma"/>
          <w:iCs/>
          <w:color w:val="000000" w:themeColor="text1"/>
        </w:rPr>
        <w:t>Reference Characteristic: Country</w:t>
      </w:r>
    </w:p>
    <w:p w14:paraId="357DC847" w14:textId="5BE9B814" w:rsidR="00407209" w:rsidRDefault="00ED0E66" w:rsidP="00ED0E66">
      <w:pPr>
        <w:pStyle w:val="ListParagraph"/>
        <w:ind w:left="360"/>
        <w:jc w:val="both"/>
        <w:rPr>
          <w:rFonts w:ascii="Tahoma" w:hAnsi="Tahoma" w:cs="Tahoma"/>
          <w:iCs/>
        </w:rPr>
      </w:pPr>
      <w:r w:rsidRPr="00ED0E66">
        <w:rPr>
          <w:rFonts w:ascii="Tahoma" w:hAnsi="Tahoma" w:cs="Tahoma"/>
          <w:iCs/>
        </w:rPr>
        <w:t>Click OK. D</w:t>
      </w:r>
      <w:r w:rsidR="00407209" w:rsidRPr="00ED0E66">
        <w:rPr>
          <w:rFonts w:ascii="Tahoma" w:hAnsi="Tahoma" w:cs="Tahoma"/>
          <w:iCs/>
        </w:rPr>
        <w:t xml:space="preserve">rag the variable </w:t>
      </w:r>
      <w:r w:rsidR="00407209" w:rsidRPr="00ED0E66">
        <w:rPr>
          <w:rFonts w:ascii="Tahoma" w:hAnsi="Tahoma" w:cs="Tahoma"/>
          <w:i/>
          <w:iCs/>
        </w:rPr>
        <w:t>BI Curriculum: Country based on User Name</w:t>
      </w:r>
      <w:r w:rsidR="00407209" w:rsidRPr="00ED0E66">
        <w:rPr>
          <w:rFonts w:ascii="Tahoma" w:hAnsi="Tahoma" w:cs="Tahoma"/>
          <w:iCs/>
        </w:rPr>
        <w:t xml:space="preserve"> (technical name ZVAR_COUNTRY</w:t>
      </w:r>
      <w:r w:rsidR="00732485">
        <w:rPr>
          <w:rFonts w:ascii="Tahoma" w:hAnsi="Tahoma" w:cs="Tahoma"/>
          <w:iCs/>
        </w:rPr>
        <w:t>_XXX</w:t>
      </w:r>
      <w:r w:rsidR="00407209" w:rsidRPr="00ED0E66">
        <w:rPr>
          <w:rFonts w:ascii="Tahoma" w:hAnsi="Tahoma" w:cs="Tahoma"/>
          <w:iCs/>
        </w:rPr>
        <w:t xml:space="preserve">) onto </w:t>
      </w:r>
      <w:r w:rsidR="00E221CA" w:rsidRPr="00ED0E66">
        <w:rPr>
          <w:rFonts w:ascii="Tahoma" w:hAnsi="Tahoma" w:cs="Tahoma"/>
          <w:iCs/>
        </w:rPr>
        <w:t>Characteristic Restrictions</w:t>
      </w:r>
      <w:r w:rsidR="00407209" w:rsidRPr="00ED0E66">
        <w:rPr>
          <w:rFonts w:ascii="Tahoma" w:hAnsi="Tahoma" w:cs="Tahoma"/>
          <w:iCs/>
        </w:rPr>
        <w:t xml:space="preserve"> </w:t>
      </w:r>
      <w:r w:rsidR="00E221CA" w:rsidRPr="00ED0E66">
        <w:rPr>
          <w:rFonts w:ascii="Tahoma" w:hAnsi="Tahoma" w:cs="Tahoma"/>
          <w:i/>
          <w:iCs/>
        </w:rPr>
        <w:t>Country</w:t>
      </w:r>
      <w:r w:rsidR="00407209" w:rsidRPr="00ED0E66">
        <w:rPr>
          <w:rFonts w:ascii="Tahoma" w:hAnsi="Tahoma" w:cs="Tahoma"/>
          <w:iCs/>
        </w:rPr>
        <w:t>.</w:t>
      </w:r>
    </w:p>
    <w:p w14:paraId="249EE9B6" w14:textId="0C5465E4" w:rsidR="000277AD" w:rsidRDefault="000277AD" w:rsidP="00ED0E66">
      <w:pPr>
        <w:pStyle w:val="ListParagraph"/>
        <w:ind w:left="360"/>
        <w:jc w:val="both"/>
        <w:rPr>
          <w:rFonts w:ascii="Tahoma" w:hAnsi="Tahoma" w:cs="Tahoma"/>
          <w:iCs/>
        </w:rPr>
      </w:pPr>
      <w:r>
        <w:rPr>
          <w:rFonts w:ascii="Tahoma" w:hAnsi="Tahoma" w:cs="Tahoma"/>
          <w:iCs/>
        </w:rPr>
        <w:t>XXX will be your SAP BW ID.</w:t>
      </w:r>
    </w:p>
    <w:p w14:paraId="35791081" w14:textId="77777777" w:rsidR="00ED0E66" w:rsidRDefault="00ED0E66" w:rsidP="00ED0E66">
      <w:pPr>
        <w:pStyle w:val="ListParagraph"/>
        <w:ind w:left="360"/>
        <w:jc w:val="both"/>
        <w:rPr>
          <w:rFonts w:ascii="Tahoma" w:hAnsi="Tahoma" w:cs="Tahoma"/>
          <w:iCs/>
        </w:rPr>
      </w:pPr>
      <w:r>
        <w:rPr>
          <w:noProof/>
        </w:rPr>
        <w:lastRenderedPageBreak/>
        <w:drawing>
          <wp:inline distT="0" distB="0" distL="0" distR="0" wp14:anchorId="424C1AF5" wp14:editId="2FDF6550">
            <wp:extent cx="6389370" cy="46393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EDFF" w14:textId="77777777" w:rsidR="00ED0E66" w:rsidRPr="00ED0E66" w:rsidRDefault="00ED0E66" w:rsidP="00ED0E66">
      <w:pPr>
        <w:pStyle w:val="ListParagraph"/>
        <w:ind w:left="360"/>
        <w:jc w:val="both"/>
        <w:rPr>
          <w:rFonts w:ascii="Tahoma" w:hAnsi="Tahoma" w:cs="Tahoma"/>
          <w:iCs/>
        </w:rPr>
      </w:pPr>
    </w:p>
    <w:p w14:paraId="07090DE8" w14:textId="77777777" w:rsidR="008228B1" w:rsidRDefault="00ED0E66" w:rsidP="008228B1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ED0E66">
        <w:rPr>
          <w:rFonts w:ascii="Tahoma" w:hAnsi="Tahoma" w:cs="Tahoma"/>
          <w:iCs/>
        </w:rPr>
        <w:t xml:space="preserve">Save and test your query. </w:t>
      </w:r>
    </w:p>
    <w:p w14:paraId="01672E97" w14:textId="185E9AC5" w:rsidR="00ED0E66" w:rsidRDefault="00ED0E66" w:rsidP="00ED0E66">
      <w:pPr>
        <w:jc w:val="both"/>
        <w:rPr>
          <w:rFonts w:ascii="Tahoma" w:hAnsi="Tahoma" w:cs="Tahoma"/>
          <w:b/>
          <w:iCs/>
        </w:rPr>
      </w:pPr>
      <w:r w:rsidRPr="00ED0E66">
        <w:rPr>
          <w:rFonts w:ascii="Tahoma" w:hAnsi="Tahoma" w:cs="Tahoma"/>
          <w:b/>
          <w:iCs/>
        </w:rPr>
        <w:t xml:space="preserve">Paste a screenshot of your query </w:t>
      </w:r>
      <w:r w:rsidR="00180160">
        <w:rPr>
          <w:rFonts w:ascii="Tahoma" w:hAnsi="Tahoma" w:cs="Tahoma"/>
          <w:b/>
          <w:iCs/>
        </w:rPr>
        <w:t xml:space="preserve">executed in excel </w:t>
      </w:r>
      <w:r w:rsidRPr="00ED0E66">
        <w:rPr>
          <w:rFonts w:ascii="Tahoma" w:hAnsi="Tahoma" w:cs="Tahoma"/>
          <w:b/>
          <w:iCs/>
        </w:rPr>
        <w:t>after filtering it with a variable (processed by customer exit).</w:t>
      </w:r>
    </w:p>
    <w:p w14:paraId="6E730366" w14:textId="77777777" w:rsidR="00ED0E66" w:rsidRDefault="00ED0E66" w:rsidP="00ED0E66">
      <w:pPr>
        <w:jc w:val="both"/>
        <w:rPr>
          <w:rFonts w:ascii="Tahoma" w:hAnsi="Tahoma" w:cs="Tahoma"/>
          <w:b/>
          <w:iCs/>
        </w:rPr>
      </w:pPr>
    </w:p>
    <w:p w14:paraId="4D564C84" w14:textId="77777777" w:rsidR="00ED0E66" w:rsidRDefault="00ED0E66" w:rsidP="00ED0E66">
      <w:pPr>
        <w:jc w:val="both"/>
        <w:rPr>
          <w:rFonts w:ascii="Tahoma" w:hAnsi="Tahoma" w:cs="Tahoma"/>
          <w:b/>
          <w:iCs/>
        </w:rPr>
      </w:pPr>
    </w:p>
    <w:p w14:paraId="02C2334E" w14:textId="1A1EBF5E" w:rsidR="00ED0E66" w:rsidRPr="00902D12" w:rsidRDefault="00ED0E66" w:rsidP="00ED0E66">
      <w:pPr>
        <w:jc w:val="both"/>
        <w:rPr>
          <w:rFonts w:ascii="Tahoma" w:hAnsi="Tahoma" w:cs="Tahoma"/>
          <w:b/>
          <w:iCs/>
        </w:rPr>
      </w:pPr>
      <w:r w:rsidRPr="00ED0E66">
        <w:rPr>
          <w:rFonts w:ascii="Tahoma" w:hAnsi="Tahoma" w:cs="Tahoma"/>
          <w:iCs/>
        </w:rPr>
        <w:t xml:space="preserve">All students having a user id ending with an </w:t>
      </w:r>
      <w:r w:rsidRPr="00ED0E66">
        <w:rPr>
          <w:rFonts w:ascii="Tahoma" w:hAnsi="Tahoma" w:cs="Tahoma"/>
          <w:bCs/>
          <w:iCs/>
        </w:rPr>
        <w:t>odd number</w:t>
      </w:r>
      <w:r w:rsidRPr="00ED0E66">
        <w:rPr>
          <w:rFonts w:ascii="Tahoma" w:hAnsi="Tahoma" w:cs="Tahoma"/>
          <w:iCs/>
        </w:rPr>
        <w:t xml:space="preserve"> should get </w:t>
      </w:r>
      <w:r w:rsidRPr="00ED0E66">
        <w:rPr>
          <w:rFonts w:ascii="Tahoma" w:hAnsi="Tahoma" w:cs="Tahoma"/>
          <w:i/>
          <w:iCs/>
        </w:rPr>
        <w:t xml:space="preserve">Country </w:t>
      </w:r>
      <w:r w:rsidRPr="00ED0E66">
        <w:rPr>
          <w:rFonts w:ascii="Tahoma" w:hAnsi="Tahoma" w:cs="Tahoma"/>
          <w:iCs/>
        </w:rPr>
        <w:t xml:space="preserve">= US, all user ids ending with an </w:t>
      </w:r>
      <w:r w:rsidRPr="00ED0E66">
        <w:rPr>
          <w:rFonts w:ascii="Tahoma" w:hAnsi="Tahoma" w:cs="Tahoma"/>
          <w:bCs/>
          <w:iCs/>
        </w:rPr>
        <w:t>even number</w:t>
      </w:r>
      <w:r w:rsidRPr="00ED0E66">
        <w:rPr>
          <w:rFonts w:ascii="Tahoma" w:hAnsi="Tahoma" w:cs="Tahoma"/>
          <w:iCs/>
        </w:rPr>
        <w:t xml:space="preserve"> or ending </w:t>
      </w:r>
      <w:r w:rsidRPr="00ED0E66">
        <w:rPr>
          <w:rFonts w:ascii="Tahoma" w:hAnsi="Tahoma" w:cs="Tahoma"/>
          <w:bCs/>
          <w:iCs/>
        </w:rPr>
        <w:t>without a number</w:t>
      </w:r>
      <w:r w:rsidRPr="00ED0E66">
        <w:rPr>
          <w:rFonts w:ascii="Tahoma" w:hAnsi="Tahoma" w:cs="Tahoma"/>
          <w:iCs/>
        </w:rPr>
        <w:t xml:space="preserve"> should get </w:t>
      </w:r>
      <w:r w:rsidRPr="00ED0E66">
        <w:rPr>
          <w:rFonts w:ascii="Tahoma" w:hAnsi="Tahoma" w:cs="Tahoma"/>
          <w:i/>
          <w:iCs/>
        </w:rPr>
        <w:t xml:space="preserve">Country </w:t>
      </w:r>
      <w:r w:rsidRPr="00ED0E66">
        <w:rPr>
          <w:rFonts w:ascii="Tahoma" w:hAnsi="Tahoma" w:cs="Tahoma"/>
          <w:iCs/>
        </w:rPr>
        <w:t>= DE. This is determined in a customer exit program. In real life</w:t>
      </w:r>
      <w:r w:rsidR="00633407">
        <w:rPr>
          <w:rFonts w:ascii="Tahoma" w:hAnsi="Tahoma" w:cs="Tahoma"/>
          <w:iCs/>
        </w:rPr>
        <w:t>,</w:t>
      </w:r>
      <w:r w:rsidRPr="00ED0E66">
        <w:rPr>
          <w:rFonts w:ascii="Tahoma" w:hAnsi="Tahoma" w:cs="Tahoma"/>
          <w:iCs/>
        </w:rPr>
        <w:t xml:space="preserve"> this is usually determined by the user's authorizations</w:t>
      </w:r>
      <w:r w:rsidRPr="00902D12">
        <w:rPr>
          <w:rFonts w:ascii="Tahoma" w:hAnsi="Tahoma" w:cs="Tahoma"/>
          <w:b/>
          <w:iCs/>
        </w:rPr>
        <w:t>.</w:t>
      </w:r>
      <w:r w:rsidR="00902D12" w:rsidRPr="00902D12">
        <w:rPr>
          <w:rFonts w:ascii="Tahoma" w:hAnsi="Tahoma" w:cs="Tahoma"/>
          <w:b/>
          <w:iCs/>
        </w:rPr>
        <w:t xml:space="preserve"> (Select Countr</w:t>
      </w:r>
      <w:r w:rsidR="003618EC">
        <w:rPr>
          <w:rFonts w:ascii="Tahoma" w:hAnsi="Tahoma" w:cs="Tahoma"/>
          <w:b/>
          <w:iCs/>
        </w:rPr>
        <w:t>y As per your id ending in Odd or even number</w:t>
      </w:r>
      <w:r w:rsidR="00902D12" w:rsidRPr="00902D12">
        <w:rPr>
          <w:rFonts w:ascii="Tahoma" w:hAnsi="Tahoma" w:cs="Tahoma"/>
          <w:b/>
          <w:iCs/>
        </w:rPr>
        <w:t>)</w:t>
      </w:r>
    </w:p>
    <w:p w14:paraId="6F36F885" w14:textId="77777777" w:rsidR="00ED0E66" w:rsidRPr="00ED0E66" w:rsidRDefault="00ED0E66" w:rsidP="00ED0E66">
      <w:pPr>
        <w:jc w:val="both"/>
        <w:rPr>
          <w:rFonts w:ascii="Tahoma" w:hAnsi="Tahoma" w:cs="Tahoma"/>
          <w:b/>
          <w:bCs/>
          <w:iCs/>
        </w:rPr>
      </w:pPr>
      <w:r w:rsidRPr="00ED0E66">
        <w:rPr>
          <w:rFonts w:ascii="Tahoma" w:hAnsi="Tahoma" w:cs="Tahoma"/>
          <w:b/>
          <w:bCs/>
          <w:iCs/>
        </w:rPr>
        <w:t>Variable for Manual Input</w:t>
      </w:r>
    </w:p>
    <w:p w14:paraId="2AE90792" w14:textId="77777777" w:rsidR="00ED0E66" w:rsidRDefault="00113483" w:rsidP="00ED0E66">
      <w:pPr>
        <w:jc w:val="both"/>
        <w:rPr>
          <w:rFonts w:ascii="Tahoma" w:hAnsi="Tahoma" w:cs="Tahoma"/>
          <w:iCs/>
        </w:rPr>
      </w:pPr>
      <w:r w:rsidRPr="00113483">
        <w:rPr>
          <w:rFonts w:ascii="Tahoma" w:hAnsi="Tahoma" w:cs="Tahoma"/>
          <w:iCs/>
        </w:rPr>
        <w:t>Many variables provide values to parametrize</w:t>
      </w:r>
      <w:r w:rsidR="00633407">
        <w:rPr>
          <w:rFonts w:ascii="Tahoma" w:hAnsi="Tahoma" w:cs="Tahoma"/>
          <w:iCs/>
        </w:rPr>
        <w:t>d</w:t>
      </w:r>
      <w:r w:rsidRPr="00113483">
        <w:rPr>
          <w:rFonts w:ascii="Tahoma" w:hAnsi="Tahoma" w:cs="Tahoma"/>
          <w:iCs/>
        </w:rPr>
        <w:t xml:space="preserve"> queries. The user is prompted to type in values when the query is executed. As an example</w:t>
      </w:r>
      <w:r w:rsidR="00633407">
        <w:rPr>
          <w:rFonts w:ascii="Tahoma" w:hAnsi="Tahoma" w:cs="Tahoma"/>
          <w:iCs/>
        </w:rPr>
        <w:t>, use c</w:t>
      </w:r>
      <w:r w:rsidRPr="00113483">
        <w:rPr>
          <w:rFonts w:ascii="Tahoma" w:hAnsi="Tahoma" w:cs="Tahoma"/>
          <w:iCs/>
        </w:rPr>
        <w:t>urren</w:t>
      </w:r>
      <w:r w:rsidR="00633407">
        <w:rPr>
          <w:rFonts w:ascii="Tahoma" w:hAnsi="Tahoma" w:cs="Tahoma"/>
          <w:iCs/>
        </w:rPr>
        <w:t>cy conversion type that gets</w:t>
      </w:r>
      <w:r w:rsidR="00986C11">
        <w:rPr>
          <w:rFonts w:ascii="Tahoma" w:hAnsi="Tahoma" w:cs="Tahoma"/>
          <w:iCs/>
        </w:rPr>
        <w:t xml:space="preserve"> To-C</w:t>
      </w:r>
      <w:r w:rsidRPr="00113483">
        <w:rPr>
          <w:rFonts w:ascii="Tahoma" w:hAnsi="Tahoma" w:cs="Tahoma"/>
          <w:iCs/>
        </w:rPr>
        <w:t>urrency from a variable.</w:t>
      </w:r>
    </w:p>
    <w:p w14:paraId="7978F861" w14:textId="64E04892" w:rsidR="00FB4653" w:rsidRDefault="00113483" w:rsidP="00113483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iCs/>
        </w:rPr>
      </w:pPr>
      <w:r w:rsidRPr="00113483">
        <w:rPr>
          <w:rFonts w:ascii="Tahoma" w:hAnsi="Tahoma" w:cs="Tahoma"/>
          <w:iCs/>
        </w:rPr>
        <w:lastRenderedPageBreak/>
        <w:t xml:space="preserve">Change your query again: </w:t>
      </w:r>
      <w:r w:rsidRPr="00FB4653">
        <w:rPr>
          <w:rFonts w:ascii="Tahoma" w:hAnsi="Tahoma" w:cs="Tahoma"/>
          <w:b/>
          <w:iCs/>
        </w:rPr>
        <w:t xml:space="preserve">Add </w:t>
      </w:r>
      <w:r w:rsidRPr="00FB4653">
        <w:rPr>
          <w:rFonts w:ascii="Tahoma" w:hAnsi="Tahoma" w:cs="Tahoma"/>
          <w:b/>
          <w:i/>
          <w:iCs/>
        </w:rPr>
        <w:t>Revenue</w:t>
      </w:r>
      <w:r w:rsidRPr="00FB4653">
        <w:rPr>
          <w:rFonts w:ascii="Tahoma" w:hAnsi="Tahoma" w:cs="Tahoma"/>
          <w:b/>
          <w:iCs/>
        </w:rPr>
        <w:t xml:space="preserve"> to the columns</w:t>
      </w:r>
      <w:r w:rsidRPr="00113483">
        <w:rPr>
          <w:rFonts w:ascii="Tahoma" w:hAnsi="Tahoma" w:cs="Tahoma"/>
          <w:iCs/>
        </w:rPr>
        <w:t xml:space="preserve"> (choose </w:t>
      </w:r>
      <w:r w:rsidRPr="00113483">
        <w:rPr>
          <w:rFonts w:ascii="Tahoma" w:hAnsi="Tahoma" w:cs="Tahoma"/>
          <w:i/>
          <w:iCs/>
        </w:rPr>
        <w:t>Always show</w:t>
      </w:r>
      <w:r>
        <w:rPr>
          <w:rFonts w:ascii="Tahoma" w:hAnsi="Tahoma" w:cs="Tahoma"/>
          <w:iCs/>
        </w:rPr>
        <w:t xml:space="preserve"> in the properties)</w:t>
      </w:r>
      <w:r w:rsidRPr="00113483">
        <w:rPr>
          <w:rFonts w:ascii="Tahoma" w:hAnsi="Tahoma" w:cs="Tahoma"/>
          <w:iCs/>
        </w:rPr>
        <w:t xml:space="preserve">. Use Conversion Type </w:t>
      </w:r>
      <w:r w:rsidRPr="00113483">
        <w:rPr>
          <w:rFonts w:ascii="Tahoma" w:hAnsi="Tahoma" w:cs="Tahoma"/>
          <w:i/>
          <w:iCs/>
        </w:rPr>
        <w:t>BI Curriculum: Variable To Currency</w:t>
      </w:r>
      <w:r w:rsidRPr="00113483">
        <w:rPr>
          <w:rFonts w:ascii="Tahoma" w:hAnsi="Tahoma" w:cs="Tahoma"/>
          <w:iCs/>
        </w:rPr>
        <w:t xml:space="preserve">: </w:t>
      </w:r>
      <w:r w:rsidR="00FB4653">
        <w:rPr>
          <w:rFonts w:ascii="Tahoma" w:hAnsi="Tahoma" w:cs="Tahoma"/>
          <w:iCs/>
        </w:rPr>
        <w:t>To do this,</w:t>
      </w:r>
    </w:p>
    <w:p w14:paraId="48D4432E" w14:textId="0D5E65ED" w:rsidR="00113483" w:rsidRPr="00FB4653" w:rsidRDefault="00113483" w:rsidP="00FB4653">
      <w:pPr>
        <w:jc w:val="both"/>
        <w:rPr>
          <w:rFonts w:ascii="Tahoma" w:hAnsi="Tahoma" w:cs="Tahoma"/>
          <w:iCs/>
        </w:rPr>
      </w:pPr>
      <w:r w:rsidRPr="00FB4653">
        <w:rPr>
          <w:rFonts w:ascii="Tahoma" w:hAnsi="Tahoma" w:cs="Tahoma"/>
          <w:iCs/>
        </w:rPr>
        <w:t xml:space="preserve">Select </w:t>
      </w:r>
      <w:r w:rsidRPr="00FB4653">
        <w:rPr>
          <w:rFonts w:ascii="Tahoma" w:hAnsi="Tahoma" w:cs="Tahoma"/>
          <w:i/>
          <w:iCs/>
        </w:rPr>
        <w:t>Revenue</w:t>
      </w:r>
      <w:r w:rsidRPr="00FB4653">
        <w:rPr>
          <w:rFonts w:ascii="Tahoma" w:hAnsi="Tahoma" w:cs="Tahoma"/>
          <w:iCs/>
        </w:rPr>
        <w:t xml:space="preserve">, tab </w:t>
      </w:r>
      <w:r w:rsidRPr="00FB4653">
        <w:rPr>
          <w:rFonts w:ascii="Tahoma" w:hAnsi="Tahoma" w:cs="Tahoma"/>
          <w:i/>
          <w:iCs/>
        </w:rPr>
        <w:t>Conversions</w:t>
      </w:r>
      <w:r w:rsidRPr="00FB4653">
        <w:rPr>
          <w:rFonts w:ascii="Tahoma" w:hAnsi="Tahoma" w:cs="Tahoma"/>
          <w:iCs/>
        </w:rPr>
        <w:t xml:space="preserve">, choose Conversion Type </w:t>
      </w:r>
      <w:r w:rsidRPr="00FB4653">
        <w:rPr>
          <w:rFonts w:ascii="Tahoma" w:hAnsi="Tahoma" w:cs="Tahoma"/>
          <w:i/>
          <w:iCs/>
        </w:rPr>
        <w:t>BI Curriculum: Variable To Currency</w:t>
      </w:r>
      <w:r w:rsidRPr="00FB4653">
        <w:rPr>
          <w:rFonts w:ascii="Tahoma" w:hAnsi="Tahoma" w:cs="Tahoma"/>
          <w:iCs/>
        </w:rPr>
        <w:t>.</w:t>
      </w:r>
    </w:p>
    <w:p w14:paraId="12221F12" w14:textId="77777777" w:rsidR="00864336" w:rsidRDefault="00864336" w:rsidP="00864336">
      <w:pPr>
        <w:pStyle w:val="ListParagraph"/>
        <w:ind w:left="360"/>
        <w:jc w:val="both"/>
        <w:rPr>
          <w:rFonts w:ascii="Tahoma" w:hAnsi="Tahoma" w:cs="Tahoma"/>
          <w:iCs/>
        </w:rPr>
      </w:pPr>
    </w:p>
    <w:p w14:paraId="420EA378" w14:textId="77777777" w:rsidR="00864336" w:rsidRDefault="00864336" w:rsidP="00864336">
      <w:pPr>
        <w:pStyle w:val="ListParagraph"/>
        <w:ind w:left="360"/>
        <w:jc w:val="center"/>
        <w:rPr>
          <w:rFonts w:ascii="Tahoma" w:hAnsi="Tahoma" w:cs="Tahoma"/>
          <w:iCs/>
        </w:rPr>
      </w:pPr>
      <w:r>
        <w:rPr>
          <w:noProof/>
        </w:rPr>
        <w:drawing>
          <wp:inline distT="0" distB="0" distL="0" distR="0" wp14:anchorId="7C3A2653" wp14:editId="5DDD2EC5">
            <wp:extent cx="4914900" cy="3162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19B2" w14:textId="77777777" w:rsidR="00864336" w:rsidRDefault="00864336" w:rsidP="00864336">
      <w:pPr>
        <w:pStyle w:val="ListParagraph"/>
        <w:ind w:left="360"/>
        <w:rPr>
          <w:rFonts w:ascii="Tahoma" w:hAnsi="Tahoma" w:cs="Tahoma"/>
          <w:iCs/>
        </w:rPr>
      </w:pPr>
    </w:p>
    <w:p w14:paraId="53C0991B" w14:textId="77777777" w:rsidR="00864336" w:rsidRDefault="00864336" w:rsidP="00864336">
      <w:pPr>
        <w:pStyle w:val="ListParagraph"/>
        <w:ind w:left="360"/>
        <w:rPr>
          <w:rFonts w:ascii="Tahoma" w:hAnsi="Tahoma" w:cs="Tahoma"/>
          <w:iCs/>
        </w:rPr>
      </w:pPr>
      <w:r w:rsidRPr="00864336">
        <w:rPr>
          <w:rFonts w:ascii="Tahoma" w:hAnsi="Tahoma" w:cs="Tahoma"/>
          <w:iCs/>
        </w:rPr>
        <w:t>Test your query. A user prompt where you can type in the target currency is displayed before the query is processed.</w:t>
      </w:r>
    </w:p>
    <w:p w14:paraId="1EBE79AD" w14:textId="77777777" w:rsidR="001964C1" w:rsidRDefault="001964C1" w:rsidP="00864336">
      <w:pPr>
        <w:pStyle w:val="ListParagraph"/>
        <w:ind w:left="360"/>
        <w:rPr>
          <w:rFonts w:ascii="Tahoma" w:hAnsi="Tahoma" w:cs="Tahoma"/>
          <w:iCs/>
        </w:rPr>
      </w:pPr>
    </w:p>
    <w:p w14:paraId="0C4EA5A9" w14:textId="77777777" w:rsidR="001964C1" w:rsidRDefault="001964C1" w:rsidP="00864336">
      <w:pPr>
        <w:pStyle w:val="ListParagraph"/>
        <w:ind w:left="360"/>
        <w:rPr>
          <w:rFonts w:ascii="Tahoma" w:hAnsi="Tahoma" w:cs="Tahoma"/>
          <w:iCs/>
        </w:rPr>
      </w:pPr>
      <w:r>
        <w:rPr>
          <w:noProof/>
        </w:rPr>
        <w:lastRenderedPageBreak/>
        <w:drawing>
          <wp:inline distT="0" distB="0" distL="0" distR="0" wp14:anchorId="095815B5" wp14:editId="134587F0">
            <wp:extent cx="6389370" cy="3834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6A2" w14:textId="77777777" w:rsidR="001964C1" w:rsidRDefault="001964C1" w:rsidP="00864336">
      <w:pPr>
        <w:pStyle w:val="ListParagraph"/>
        <w:ind w:left="360"/>
        <w:rPr>
          <w:rFonts w:ascii="Tahoma" w:hAnsi="Tahoma" w:cs="Tahoma"/>
          <w:iCs/>
        </w:rPr>
      </w:pPr>
    </w:p>
    <w:p w14:paraId="73A93E34" w14:textId="01D2A65D" w:rsidR="001964C1" w:rsidRDefault="001964C1" w:rsidP="00864336">
      <w:pPr>
        <w:pStyle w:val="ListParagraph"/>
        <w:ind w:left="360"/>
        <w:rPr>
          <w:rFonts w:ascii="Tahoma" w:hAnsi="Tahoma" w:cs="Tahoma"/>
          <w:b/>
          <w:iCs/>
        </w:rPr>
      </w:pPr>
      <w:r w:rsidRPr="001964C1">
        <w:rPr>
          <w:rFonts w:ascii="Tahoma" w:hAnsi="Tahoma" w:cs="Tahoma"/>
          <w:b/>
          <w:iCs/>
        </w:rPr>
        <w:t xml:space="preserve">Paste a screenshot of your </w:t>
      </w:r>
      <w:r w:rsidR="00AD0E22">
        <w:rPr>
          <w:rFonts w:ascii="Tahoma" w:hAnsi="Tahoma" w:cs="Tahoma"/>
          <w:b/>
          <w:iCs/>
        </w:rPr>
        <w:t>prompt box</w:t>
      </w:r>
      <w:r w:rsidRPr="001964C1">
        <w:rPr>
          <w:rFonts w:ascii="Tahoma" w:hAnsi="Tahoma" w:cs="Tahoma"/>
          <w:b/>
          <w:iCs/>
        </w:rPr>
        <w:t xml:space="preserve"> where Country = US and Currency = Eur. </w:t>
      </w:r>
    </w:p>
    <w:p w14:paraId="3EC44A6D" w14:textId="77777777" w:rsidR="001964C1" w:rsidRDefault="001964C1" w:rsidP="00864336">
      <w:pPr>
        <w:pStyle w:val="ListParagraph"/>
        <w:ind w:left="360"/>
        <w:rPr>
          <w:rFonts w:ascii="Tahoma" w:hAnsi="Tahoma" w:cs="Tahoma"/>
          <w:b/>
          <w:iCs/>
        </w:rPr>
      </w:pPr>
    </w:p>
    <w:p w14:paraId="0B68030E" w14:textId="77777777" w:rsidR="008228B1" w:rsidRDefault="008228B1" w:rsidP="00D600AC">
      <w:pPr>
        <w:jc w:val="both"/>
        <w:rPr>
          <w:rFonts w:ascii="Tahoma" w:hAnsi="Tahoma" w:cs="Tahoma"/>
          <w:b/>
          <w:iCs/>
        </w:rPr>
      </w:pPr>
    </w:p>
    <w:p w14:paraId="3049E031" w14:textId="77777777" w:rsidR="003D1B5D" w:rsidRPr="00532DBF" w:rsidRDefault="0085239A" w:rsidP="008228B1">
      <w:pPr>
        <w:ind w:left="360"/>
        <w:jc w:val="both"/>
        <w:rPr>
          <w:rFonts w:ascii="Tahoma" w:hAnsi="Tahoma" w:cs="Tahoma"/>
          <w:b/>
        </w:rPr>
      </w:pPr>
      <w:r w:rsidRPr="00532DBF">
        <w:rPr>
          <w:rFonts w:ascii="Tahoma" w:hAnsi="Tahoma" w:cs="Tahoma"/>
        </w:rPr>
        <w:t xml:space="preserve">Check the Query and Save the query as a </w:t>
      </w:r>
      <w:r w:rsidRPr="00532DBF">
        <w:rPr>
          <w:rFonts w:ascii="Tahoma" w:hAnsi="Tahoma" w:cs="Tahoma"/>
          <w:b/>
        </w:rPr>
        <w:t>new query</w:t>
      </w:r>
      <w:r w:rsidRPr="00532DBF">
        <w:rPr>
          <w:rFonts w:ascii="Tahoma" w:hAnsi="Tahoma" w:cs="Tahoma"/>
        </w:rPr>
        <w:t xml:space="preserve"> using the name “your name </w:t>
      </w:r>
      <w:r w:rsidR="001964C1">
        <w:rPr>
          <w:rFonts w:ascii="Tahoma" w:hAnsi="Tahoma" w:cs="Tahoma"/>
        </w:rPr>
        <w:t>Variables</w:t>
      </w:r>
      <w:r w:rsidR="003D1B5D" w:rsidRPr="00532DBF">
        <w:rPr>
          <w:rFonts w:ascii="Tahoma" w:hAnsi="Tahoma" w:cs="Tahoma"/>
        </w:rPr>
        <w:t>”</w:t>
      </w:r>
      <w:r w:rsidR="001964C1">
        <w:rPr>
          <w:rFonts w:ascii="Tahoma" w:hAnsi="Tahoma" w:cs="Tahoma"/>
        </w:rPr>
        <w:t xml:space="preserve"> </w:t>
      </w:r>
      <w:r w:rsidR="003D1B5D" w:rsidRPr="00532DBF">
        <w:rPr>
          <w:rFonts w:ascii="Tahoma" w:hAnsi="Tahoma" w:cs="Tahoma"/>
        </w:rPr>
        <w:t>and Technical Name = “BWUTDSYYXX</w:t>
      </w:r>
      <w:r w:rsidRPr="00532DBF">
        <w:rPr>
          <w:rFonts w:ascii="Tahoma" w:hAnsi="Tahoma" w:cs="Tahoma"/>
        </w:rPr>
        <w:t>X1</w:t>
      </w:r>
      <w:r w:rsidR="003D1B5D" w:rsidRPr="00532DBF">
        <w:rPr>
          <w:rFonts w:ascii="Tahoma" w:hAnsi="Tahoma" w:cs="Tahoma"/>
        </w:rPr>
        <w:t>” whereas “XXX”</w:t>
      </w:r>
      <w:r w:rsidRPr="00532DBF">
        <w:rPr>
          <w:rFonts w:ascii="Tahoma" w:hAnsi="Tahoma" w:cs="Tahoma"/>
        </w:rPr>
        <w:t xml:space="preserve"> is your SAP BW ID </w:t>
      </w:r>
    </w:p>
    <w:p w14:paraId="1D2A82CE" w14:textId="77777777" w:rsidR="003D1B5D" w:rsidRPr="002D6BD2" w:rsidRDefault="003D1B5D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02E8EBDC" w14:textId="77777777" w:rsidR="003D1B5D" w:rsidRPr="00532DBF" w:rsidRDefault="003D1B5D" w:rsidP="00532DBF">
      <w:pPr>
        <w:pStyle w:val="ListParagraph"/>
        <w:ind w:left="360"/>
        <w:jc w:val="both"/>
        <w:rPr>
          <w:rFonts w:ascii="Tahoma" w:hAnsi="Tahoma" w:cs="Tahoma"/>
          <w:b/>
        </w:rPr>
      </w:pPr>
      <w:r w:rsidRPr="00F81FD9">
        <w:rPr>
          <w:rFonts w:ascii="Tahoma" w:hAnsi="Tahoma" w:cs="Tahoma"/>
          <w:b/>
        </w:rPr>
        <w:t>Description: ________________________________________</w:t>
      </w:r>
    </w:p>
    <w:p w14:paraId="3CAD144A" w14:textId="77777777" w:rsidR="003D1B5D" w:rsidRPr="00F81FD9" w:rsidRDefault="003D1B5D" w:rsidP="00700DDF">
      <w:pPr>
        <w:pStyle w:val="ListParagraph"/>
        <w:ind w:left="360"/>
        <w:jc w:val="both"/>
        <w:rPr>
          <w:rFonts w:ascii="Tahoma" w:hAnsi="Tahoma" w:cs="Tahoma"/>
          <w:b/>
        </w:rPr>
      </w:pPr>
      <w:r w:rsidRPr="00F81FD9">
        <w:rPr>
          <w:rFonts w:ascii="Tahoma" w:hAnsi="Tahoma" w:cs="Tahoma"/>
          <w:b/>
        </w:rPr>
        <w:t>Technical Name: ____________________________________</w:t>
      </w:r>
    </w:p>
    <w:p w14:paraId="56F02BA8" w14:textId="77777777" w:rsidR="003D1B5D" w:rsidRPr="00B021C8" w:rsidRDefault="003D1B5D" w:rsidP="00700DDF">
      <w:pPr>
        <w:pStyle w:val="ListParagraph"/>
        <w:ind w:left="360"/>
        <w:jc w:val="both"/>
        <w:rPr>
          <w:rFonts w:ascii="Tahoma" w:hAnsi="Tahoma" w:cs="Tahoma"/>
        </w:rPr>
      </w:pPr>
    </w:p>
    <w:p w14:paraId="56C7B587" w14:textId="77777777" w:rsidR="00897D74" w:rsidRPr="00532DBF" w:rsidRDefault="001964C1" w:rsidP="00532DBF">
      <w:pPr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    </w:t>
      </w:r>
    </w:p>
    <w:p w14:paraId="468BF2A8" w14:textId="77777777" w:rsidR="00897D74" w:rsidRPr="00897D74" w:rsidRDefault="00897D74" w:rsidP="00700DDF">
      <w:pPr>
        <w:ind w:left="360"/>
        <w:jc w:val="both"/>
        <w:rPr>
          <w:rFonts w:ascii="Tahoma" w:hAnsi="Tahoma" w:cs="Tahoma"/>
          <w:b/>
        </w:rPr>
      </w:pPr>
    </w:p>
    <w:sectPr w:rsidR="00897D74" w:rsidRPr="00897D74" w:rsidSect="00D976CE">
      <w:headerReference w:type="default" r:id="rId24"/>
      <w:footerReference w:type="default" r:id="rId25"/>
      <w:pgSz w:w="12240" w:h="15840"/>
      <w:pgMar w:top="1152" w:right="1008" w:bottom="1152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E0CA75" w14:textId="77777777" w:rsidR="00417F56" w:rsidRDefault="00417F56" w:rsidP="00702927">
      <w:pPr>
        <w:spacing w:after="0" w:line="240" w:lineRule="auto"/>
      </w:pPr>
      <w:r>
        <w:separator/>
      </w:r>
    </w:p>
  </w:endnote>
  <w:endnote w:type="continuationSeparator" w:id="0">
    <w:p w14:paraId="28C07C1C" w14:textId="77777777" w:rsidR="00417F56" w:rsidRDefault="00417F56" w:rsidP="00702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F8B67" w14:textId="77777777" w:rsidR="00EE04BC" w:rsidRDefault="00EE04B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Judd Bradbury</w:t>
    </w:r>
  </w:p>
  <w:p w14:paraId="27F3CFE7" w14:textId="1FF29ED1" w:rsidR="00EE04BC" w:rsidRDefault="00EE04B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717B07">
      <w:fldChar w:fldCharType="begin"/>
    </w:r>
    <w:r>
      <w:instrText xml:space="preserve"> PAGE   \* MERGEFORMAT </w:instrText>
    </w:r>
    <w:r w:rsidR="00717B07">
      <w:fldChar w:fldCharType="separate"/>
    </w:r>
    <w:r w:rsidR="00A767B7" w:rsidRPr="00A767B7">
      <w:rPr>
        <w:rFonts w:asciiTheme="majorHAnsi" w:hAnsiTheme="majorHAnsi"/>
        <w:noProof/>
      </w:rPr>
      <w:t>11</w:t>
    </w:r>
    <w:r w:rsidR="00717B07">
      <w:rPr>
        <w:rFonts w:asciiTheme="majorHAnsi" w:hAnsiTheme="majorHAnsi"/>
        <w:noProof/>
      </w:rPr>
      <w:fldChar w:fldCharType="end"/>
    </w:r>
  </w:p>
  <w:p w14:paraId="4F7B9088" w14:textId="77777777" w:rsidR="00EE04BC" w:rsidRDefault="00EE04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C8729E" w14:textId="77777777" w:rsidR="00417F56" w:rsidRDefault="00417F56" w:rsidP="00702927">
      <w:pPr>
        <w:spacing w:after="0" w:line="240" w:lineRule="auto"/>
      </w:pPr>
      <w:r>
        <w:separator/>
      </w:r>
    </w:p>
  </w:footnote>
  <w:footnote w:type="continuationSeparator" w:id="0">
    <w:p w14:paraId="00A263CC" w14:textId="77777777" w:rsidR="00417F56" w:rsidRDefault="00417F56" w:rsidP="007029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043"/>
      <w:gridCol w:w="3019"/>
    </w:tblGrid>
    <w:tr w:rsidR="00EE04BC" w14:paraId="49B11BA1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5E4DD42" w14:textId="77777777" w:rsidR="00EE04BC" w:rsidRDefault="00EE04BC" w:rsidP="00C0581B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</w:p>
      </w:tc>
      <w:sdt>
        <w:sdtPr>
          <w:alias w:val="Date"/>
          <w:id w:val="77677290"/>
          <w:placeholder>
            <w:docPart w:val="622AD01DF457439B9A03DDC9AFA2C0F8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3808EE77" w14:textId="77777777" w:rsidR="00EE04BC" w:rsidRDefault="00EE04BC" w:rsidP="002437C1">
              <w:pPr>
                <w:pStyle w:val="Header"/>
                <w:rPr>
                  <w:color w:val="FFFFFF" w:themeColor="background1"/>
                </w:rPr>
              </w:pPr>
              <w:r w:rsidRPr="00CD64DA">
                <w:rPr>
                  <w:rFonts w:eastAsiaTheme="minorEastAsia"/>
                  <w:color w:val="FFFFFF" w:themeColor="background1"/>
                  <w:sz w:val="24"/>
                  <w:szCs w:val="24"/>
                  <w:lang w:eastAsia="ja-JP"/>
                </w:rPr>
                <w:t>SAP BW/Business Objects</w:t>
              </w:r>
            </w:p>
          </w:tc>
        </w:sdtContent>
      </w:sdt>
    </w:tr>
  </w:tbl>
  <w:p w14:paraId="2A7DC582" w14:textId="77777777" w:rsidR="00EE04BC" w:rsidRDefault="00EE04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CB7"/>
    <w:multiLevelType w:val="hybridMultilevel"/>
    <w:tmpl w:val="0C161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028DD"/>
    <w:multiLevelType w:val="hybridMultilevel"/>
    <w:tmpl w:val="DB2244C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FD7BD7"/>
    <w:multiLevelType w:val="hybridMultilevel"/>
    <w:tmpl w:val="760AFB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D0E0B"/>
    <w:multiLevelType w:val="hybridMultilevel"/>
    <w:tmpl w:val="B31CA794"/>
    <w:lvl w:ilvl="0" w:tplc="31E20E3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26FB2B14"/>
    <w:multiLevelType w:val="hybridMultilevel"/>
    <w:tmpl w:val="CB32E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B5224"/>
    <w:multiLevelType w:val="hybridMultilevel"/>
    <w:tmpl w:val="0EB81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772CFD"/>
    <w:multiLevelType w:val="hybridMultilevel"/>
    <w:tmpl w:val="EB524CA8"/>
    <w:lvl w:ilvl="0" w:tplc="A9DCCA50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43A841AA"/>
    <w:multiLevelType w:val="hybridMultilevel"/>
    <w:tmpl w:val="C1AC9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6491DB2"/>
    <w:multiLevelType w:val="multilevel"/>
    <w:tmpl w:val="FFEE087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9" w15:restartNumberingAfterBreak="0">
    <w:nsid w:val="46805C14"/>
    <w:multiLevelType w:val="hybridMultilevel"/>
    <w:tmpl w:val="6AF015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FA38E4"/>
    <w:multiLevelType w:val="hybridMultilevel"/>
    <w:tmpl w:val="63644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407497"/>
    <w:multiLevelType w:val="hybridMultilevel"/>
    <w:tmpl w:val="B8F0503E"/>
    <w:lvl w:ilvl="0" w:tplc="EC564D6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0062F"/>
    <w:multiLevelType w:val="hybridMultilevel"/>
    <w:tmpl w:val="F1781C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334249"/>
    <w:multiLevelType w:val="hybridMultilevel"/>
    <w:tmpl w:val="62CA65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C5713"/>
    <w:multiLevelType w:val="hybridMultilevel"/>
    <w:tmpl w:val="61D8F6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6C017B"/>
    <w:multiLevelType w:val="hybridMultilevel"/>
    <w:tmpl w:val="E53E0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4"/>
  </w:num>
  <w:num w:numId="5">
    <w:abstractNumId w:val="13"/>
  </w:num>
  <w:num w:numId="6">
    <w:abstractNumId w:val="3"/>
  </w:num>
  <w:num w:numId="7">
    <w:abstractNumId w:val="15"/>
  </w:num>
  <w:num w:numId="8">
    <w:abstractNumId w:val="4"/>
  </w:num>
  <w:num w:numId="9">
    <w:abstractNumId w:val="0"/>
  </w:num>
  <w:num w:numId="10">
    <w:abstractNumId w:val="10"/>
  </w:num>
  <w:num w:numId="11">
    <w:abstractNumId w:val="6"/>
  </w:num>
  <w:num w:numId="12">
    <w:abstractNumId w:val="7"/>
  </w:num>
  <w:num w:numId="13">
    <w:abstractNumId w:val="2"/>
  </w:num>
  <w:num w:numId="14">
    <w:abstractNumId w:val="5"/>
  </w:num>
  <w:num w:numId="15">
    <w:abstractNumId w:val="9"/>
  </w:num>
  <w:num w:numId="16">
    <w:abstractNumId w:val="12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shish">
    <w15:presenceInfo w15:providerId="None" w15:userId="Ashis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BDE"/>
    <w:rsid w:val="00000485"/>
    <w:rsid w:val="000015AA"/>
    <w:rsid w:val="0000552B"/>
    <w:rsid w:val="00013470"/>
    <w:rsid w:val="00015AAB"/>
    <w:rsid w:val="00017272"/>
    <w:rsid w:val="000226DB"/>
    <w:rsid w:val="00025DEA"/>
    <w:rsid w:val="000277AD"/>
    <w:rsid w:val="000309D9"/>
    <w:rsid w:val="00032D4E"/>
    <w:rsid w:val="00037224"/>
    <w:rsid w:val="00043B26"/>
    <w:rsid w:val="00044897"/>
    <w:rsid w:val="000471F0"/>
    <w:rsid w:val="00054CFE"/>
    <w:rsid w:val="000556A7"/>
    <w:rsid w:val="000611CE"/>
    <w:rsid w:val="00063D16"/>
    <w:rsid w:val="00065681"/>
    <w:rsid w:val="0007094B"/>
    <w:rsid w:val="00072B30"/>
    <w:rsid w:val="00073873"/>
    <w:rsid w:val="000809E9"/>
    <w:rsid w:val="000817D2"/>
    <w:rsid w:val="00081BB9"/>
    <w:rsid w:val="00091B35"/>
    <w:rsid w:val="00093965"/>
    <w:rsid w:val="000A72DA"/>
    <w:rsid w:val="000A7616"/>
    <w:rsid w:val="000B4F98"/>
    <w:rsid w:val="000C7097"/>
    <w:rsid w:val="000D02DB"/>
    <w:rsid w:val="000D137B"/>
    <w:rsid w:val="000D517B"/>
    <w:rsid w:val="000D7A82"/>
    <w:rsid w:val="000E0C21"/>
    <w:rsid w:val="000E57CC"/>
    <w:rsid w:val="000E5910"/>
    <w:rsid w:val="000E7260"/>
    <w:rsid w:val="000F1040"/>
    <w:rsid w:val="000F1BF3"/>
    <w:rsid w:val="000F2378"/>
    <w:rsid w:val="0010380F"/>
    <w:rsid w:val="001120BA"/>
    <w:rsid w:val="00113077"/>
    <w:rsid w:val="001133D9"/>
    <w:rsid w:val="00113483"/>
    <w:rsid w:val="0011730C"/>
    <w:rsid w:val="001253D5"/>
    <w:rsid w:val="00127F5B"/>
    <w:rsid w:val="001433E6"/>
    <w:rsid w:val="001446A1"/>
    <w:rsid w:val="00145207"/>
    <w:rsid w:val="00150C31"/>
    <w:rsid w:val="00165376"/>
    <w:rsid w:val="00165BA4"/>
    <w:rsid w:val="00167590"/>
    <w:rsid w:val="001703B8"/>
    <w:rsid w:val="00180160"/>
    <w:rsid w:val="00182719"/>
    <w:rsid w:val="00184489"/>
    <w:rsid w:val="001852D9"/>
    <w:rsid w:val="00192AC9"/>
    <w:rsid w:val="001956A5"/>
    <w:rsid w:val="001964C1"/>
    <w:rsid w:val="00197A61"/>
    <w:rsid w:val="001A0140"/>
    <w:rsid w:val="001A50FB"/>
    <w:rsid w:val="001B1285"/>
    <w:rsid w:val="001B2C13"/>
    <w:rsid w:val="001D28DB"/>
    <w:rsid w:val="001D3EBB"/>
    <w:rsid w:val="001D7288"/>
    <w:rsid w:val="001E0317"/>
    <w:rsid w:val="001E25F1"/>
    <w:rsid w:val="001E580B"/>
    <w:rsid w:val="001F2BE4"/>
    <w:rsid w:val="00204000"/>
    <w:rsid w:val="00205891"/>
    <w:rsid w:val="0020745D"/>
    <w:rsid w:val="00213829"/>
    <w:rsid w:val="00217849"/>
    <w:rsid w:val="00237FB0"/>
    <w:rsid w:val="00240AFE"/>
    <w:rsid w:val="00242F9F"/>
    <w:rsid w:val="002437C1"/>
    <w:rsid w:val="002456B3"/>
    <w:rsid w:val="00251552"/>
    <w:rsid w:val="00256A45"/>
    <w:rsid w:val="002573B4"/>
    <w:rsid w:val="002700A0"/>
    <w:rsid w:val="0027029C"/>
    <w:rsid w:val="0027627C"/>
    <w:rsid w:val="002845D6"/>
    <w:rsid w:val="0028748B"/>
    <w:rsid w:val="00291322"/>
    <w:rsid w:val="002A02DD"/>
    <w:rsid w:val="002A2B75"/>
    <w:rsid w:val="002B2634"/>
    <w:rsid w:val="002B60DD"/>
    <w:rsid w:val="002B75DC"/>
    <w:rsid w:val="002C6AB9"/>
    <w:rsid w:val="002D41B2"/>
    <w:rsid w:val="002D474A"/>
    <w:rsid w:val="002E5555"/>
    <w:rsid w:val="002F7119"/>
    <w:rsid w:val="00303948"/>
    <w:rsid w:val="00304054"/>
    <w:rsid w:val="0030627E"/>
    <w:rsid w:val="003359D8"/>
    <w:rsid w:val="00340ED2"/>
    <w:rsid w:val="003512CD"/>
    <w:rsid w:val="00357F4E"/>
    <w:rsid w:val="003618EC"/>
    <w:rsid w:val="003637D5"/>
    <w:rsid w:val="00365A1A"/>
    <w:rsid w:val="00375DBC"/>
    <w:rsid w:val="00376528"/>
    <w:rsid w:val="00380057"/>
    <w:rsid w:val="00384F35"/>
    <w:rsid w:val="00385EA7"/>
    <w:rsid w:val="00396D63"/>
    <w:rsid w:val="003970BE"/>
    <w:rsid w:val="003A1385"/>
    <w:rsid w:val="003B72F7"/>
    <w:rsid w:val="003C2767"/>
    <w:rsid w:val="003D1B5D"/>
    <w:rsid w:val="003D1F32"/>
    <w:rsid w:val="003D62C0"/>
    <w:rsid w:val="003E3672"/>
    <w:rsid w:val="003F7E38"/>
    <w:rsid w:val="0040441B"/>
    <w:rsid w:val="00405849"/>
    <w:rsid w:val="00406C64"/>
    <w:rsid w:val="00407209"/>
    <w:rsid w:val="00415A35"/>
    <w:rsid w:val="00415BA4"/>
    <w:rsid w:val="00416977"/>
    <w:rsid w:val="00417B0A"/>
    <w:rsid w:val="00417F56"/>
    <w:rsid w:val="0042545D"/>
    <w:rsid w:val="00427C21"/>
    <w:rsid w:val="00432B43"/>
    <w:rsid w:val="00432D69"/>
    <w:rsid w:val="0044120C"/>
    <w:rsid w:val="00441E04"/>
    <w:rsid w:val="00445628"/>
    <w:rsid w:val="00445E31"/>
    <w:rsid w:val="0045347E"/>
    <w:rsid w:val="00460277"/>
    <w:rsid w:val="00465C38"/>
    <w:rsid w:val="00472D90"/>
    <w:rsid w:val="00483C32"/>
    <w:rsid w:val="004866FD"/>
    <w:rsid w:val="004B2807"/>
    <w:rsid w:val="004B36DF"/>
    <w:rsid w:val="004B428E"/>
    <w:rsid w:val="004B6A83"/>
    <w:rsid w:val="004C36B4"/>
    <w:rsid w:val="004D590A"/>
    <w:rsid w:val="004D6F9C"/>
    <w:rsid w:val="004E25CD"/>
    <w:rsid w:val="004E71B5"/>
    <w:rsid w:val="004F5107"/>
    <w:rsid w:val="004F5DCB"/>
    <w:rsid w:val="004F6645"/>
    <w:rsid w:val="004F745C"/>
    <w:rsid w:val="00502D0D"/>
    <w:rsid w:val="0050540A"/>
    <w:rsid w:val="005126E5"/>
    <w:rsid w:val="0052136F"/>
    <w:rsid w:val="00532DBF"/>
    <w:rsid w:val="005404FC"/>
    <w:rsid w:val="005525E7"/>
    <w:rsid w:val="005542BE"/>
    <w:rsid w:val="005613F8"/>
    <w:rsid w:val="005635B2"/>
    <w:rsid w:val="005654F4"/>
    <w:rsid w:val="00580EC3"/>
    <w:rsid w:val="00586D18"/>
    <w:rsid w:val="005906C1"/>
    <w:rsid w:val="00595577"/>
    <w:rsid w:val="00595D6A"/>
    <w:rsid w:val="005A0562"/>
    <w:rsid w:val="005A47B6"/>
    <w:rsid w:val="005A6992"/>
    <w:rsid w:val="005A7CA3"/>
    <w:rsid w:val="005B2C14"/>
    <w:rsid w:val="005B7F5A"/>
    <w:rsid w:val="005C6051"/>
    <w:rsid w:val="005D0681"/>
    <w:rsid w:val="005D199E"/>
    <w:rsid w:val="005E190D"/>
    <w:rsid w:val="005E41D9"/>
    <w:rsid w:val="005F1C1E"/>
    <w:rsid w:val="005F3617"/>
    <w:rsid w:val="0060384D"/>
    <w:rsid w:val="00606884"/>
    <w:rsid w:val="00612790"/>
    <w:rsid w:val="00612912"/>
    <w:rsid w:val="00614E27"/>
    <w:rsid w:val="00622671"/>
    <w:rsid w:val="0063087B"/>
    <w:rsid w:val="00633407"/>
    <w:rsid w:val="006373F3"/>
    <w:rsid w:val="0064564F"/>
    <w:rsid w:val="006508E6"/>
    <w:rsid w:val="0065153F"/>
    <w:rsid w:val="00651F7B"/>
    <w:rsid w:val="00652033"/>
    <w:rsid w:val="006554AC"/>
    <w:rsid w:val="00660DBF"/>
    <w:rsid w:val="00663FEA"/>
    <w:rsid w:val="006640B5"/>
    <w:rsid w:val="00666BE5"/>
    <w:rsid w:val="00670EE8"/>
    <w:rsid w:val="006711B2"/>
    <w:rsid w:val="00681165"/>
    <w:rsid w:val="00687935"/>
    <w:rsid w:val="00687D69"/>
    <w:rsid w:val="006941D3"/>
    <w:rsid w:val="00694F4B"/>
    <w:rsid w:val="006B79B6"/>
    <w:rsid w:val="006C251A"/>
    <w:rsid w:val="006C2708"/>
    <w:rsid w:val="006D1244"/>
    <w:rsid w:val="006D2B5A"/>
    <w:rsid w:val="006D674D"/>
    <w:rsid w:val="006E646C"/>
    <w:rsid w:val="006E76F9"/>
    <w:rsid w:val="006F320C"/>
    <w:rsid w:val="006F439B"/>
    <w:rsid w:val="00700DDF"/>
    <w:rsid w:val="00702927"/>
    <w:rsid w:val="00702ECD"/>
    <w:rsid w:val="0070360A"/>
    <w:rsid w:val="007066B8"/>
    <w:rsid w:val="00717B07"/>
    <w:rsid w:val="00726E51"/>
    <w:rsid w:val="00732485"/>
    <w:rsid w:val="007346CC"/>
    <w:rsid w:val="0074161D"/>
    <w:rsid w:val="007547CC"/>
    <w:rsid w:val="00761CDC"/>
    <w:rsid w:val="007655DC"/>
    <w:rsid w:val="007716A6"/>
    <w:rsid w:val="00772416"/>
    <w:rsid w:val="007727D8"/>
    <w:rsid w:val="007731DC"/>
    <w:rsid w:val="00775300"/>
    <w:rsid w:val="00785F6F"/>
    <w:rsid w:val="007A3950"/>
    <w:rsid w:val="007B1066"/>
    <w:rsid w:val="007D14A7"/>
    <w:rsid w:val="007D3E87"/>
    <w:rsid w:val="007D4231"/>
    <w:rsid w:val="007D631F"/>
    <w:rsid w:val="007E4D0C"/>
    <w:rsid w:val="007E6573"/>
    <w:rsid w:val="00821544"/>
    <w:rsid w:val="008221EB"/>
    <w:rsid w:val="008228B1"/>
    <w:rsid w:val="00835C4A"/>
    <w:rsid w:val="00846B64"/>
    <w:rsid w:val="00846DB0"/>
    <w:rsid w:val="00851850"/>
    <w:rsid w:val="0085239A"/>
    <w:rsid w:val="0085289A"/>
    <w:rsid w:val="00860E59"/>
    <w:rsid w:val="0086149F"/>
    <w:rsid w:val="00862A59"/>
    <w:rsid w:val="0086325E"/>
    <w:rsid w:val="00864336"/>
    <w:rsid w:val="008809E0"/>
    <w:rsid w:val="008852BA"/>
    <w:rsid w:val="008908DC"/>
    <w:rsid w:val="008933BA"/>
    <w:rsid w:val="00897D74"/>
    <w:rsid w:val="008A0388"/>
    <w:rsid w:val="008A08FA"/>
    <w:rsid w:val="008A1632"/>
    <w:rsid w:val="008A22F7"/>
    <w:rsid w:val="008B052E"/>
    <w:rsid w:val="008B085D"/>
    <w:rsid w:val="008B5994"/>
    <w:rsid w:val="008B78E6"/>
    <w:rsid w:val="008C06EE"/>
    <w:rsid w:val="008C78EF"/>
    <w:rsid w:val="008D0297"/>
    <w:rsid w:val="008D7FCD"/>
    <w:rsid w:val="008F24F8"/>
    <w:rsid w:val="008F4992"/>
    <w:rsid w:val="008F56BA"/>
    <w:rsid w:val="00900BC6"/>
    <w:rsid w:val="00902D12"/>
    <w:rsid w:val="00953902"/>
    <w:rsid w:val="0096000E"/>
    <w:rsid w:val="00961737"/>
    <w:rsid w:val="00961F0B"/>
    <w:rsid w:val="0096366F"/>
    <w:rsid w:val="00963790"/>
    <w:rsid w:val="00973A13"/>
    <w:rsid w:val="00981301"/>
    <w:rsid w:val="00986C11"/>
    <w:rsid w:val="00986DE7"/>
    <w:rsid w:val="00993E7A"/>
    <w:rsid w:val="00994D53"/>
    <w:rsid w:val="009A4E83"/>
    <w:rsid w:val="009B1BD8"/>
    <w:rsid w:val="009B40A1"/>
    <w:rsid w:val="009C3CF4"/>
    <w:rsid w:val="009D4BD8"/>
    <w:rsid w:val="009D504F"/>
    <w:rsid w:val="009E1C38"/>
    <w:rsid w:val="009E318D"/>
    <w:rsid w:val="009F2582"/>
    <w:rsid w:val="009F41B9"/>
    <w:rsid w:val="00A005DC"/>
    <w:rsid w:val="00A03097"/>
    <w:rsid w:val="00A06B97"/>
    <w:rsid w:val="00A155C9"/>
    <w:rsid w:val="00A20BF0"/>
    <w:rsid w:val="00A23449"/>
    <w:rsid w:val="00A278F9"/>
    <w:rsid w:val="00A27EDA"/>
    <w:rsid w:val="00A334B4"/>
    <w:rsid w:val="00A34BEC"/>
    <w:rsid w:val="00A3572E"/>
    <w:rsid w:val="00A36BD6"/>
    <w:rsid w:val="00A42082"/>
    <w:rsid w:val="00A428C8"/>
    <w:rsid w:val="00A5003C"/>
    <w:rsid w:val="00A5682E"/>
    <w:rsid w:val="00A57D0E"/>
    <w:rsid w:val="00A6674E"/>
    <w:rsid w:val="00A66C75"/>
    <w:rsid w:val="00A767B7"/>
    <w:rsid w:val="00A77401"/>
    <w:rsid w:val="00A808D8"/>
    <w:rsid w:val="00A80A1F"/>
    <w:rsid w:val="00A94F31"/>
    <w:rsid w:val="00AA7DED"/>
    <w:rsid w:val="00AB2520"/>
    <w:rsid w:val="00AC21D7"/>
    <w:rsid w:val="00AC63B6"/>
    <w:rsid w:val="00AD0E22"/>
    <w:rsid w:val="00AD34CD"/>
    <w:rsid w:val="00AD4AB7"/>
    <w:rsid w:val="00AD519B"/>
    <w:rsid w:val="00AE736B"/>
    <w:rsid w:val="00AF47B6"/>
    <w:rsid w:val="00AF546B"/>
    <w:rsid w:val="00B00B6A"/>
    <w:rsid w:val="00B05504"/>
    <w:rsid w:val="00B2160E"/>
    <w:rsid w:val="00B312D6"/>
    <w:rsid w:val="00B32C21"/>
    <w:rsid w:val="00B3351C"/>
    <w:rsid w:val="00B45851"/>
    <w:rsid w:val="00B521C7"/>
    <w:rsid w:val="00B54547"/>
    <w:rsid w:val="00B6135E"/>
    <w:rsid w:val="00B6428F"/>
    <w:rsid w:val="00B705D8"/>
    <w:rsid w:val="00B70FBE"/>
    <w:rsid w:val="00B76A29"/>
    <w:rsid w:val="00B7784A"/>
    <w:rsid w:val="00B83AD5"/>
    <w:rsid w:val="00B9228F"/>
    <w:rsid w:val="00B93D0A"/>
    <w:rsid w:val="00B9497F"/>
    <w:rsid w:val="00BA0B8F"/>
    <w:rsid w:val="00BC3834"/>
    <w:rsid w:val="00BC72D0"/>
    <w:rsid w:val="00BC7493"/>
    <w:rsid w:val="00BD080C"/>
    <w:rsid w:val="00BD5199"/>
    <w:rsid w:val="00BE3E97"/>
    <w:rsid w:val="00BF6090"/>
    <w:rsid w:val="00C038F4"/>
    <w:rsid w:val="00C0581B"/>
    <w:rsid w:val="00C37AF8"/>
    <w:rsid w:val="00C52A44"/>
    <w:rsid w:val="00C54846"/>
    <w:rsid w:val="00C66DF4"/>
    <w:rsid w:val="00C71958"/>
    <w:rsid w:val="00C74352"/>
    <w:rsid w:val="00C76EA6"/>
    <w:rsid w:val="00C80A22"/>
    <w:rsid w:val="00C81DE7"/>
    <w:rsid w:val="00C85FFF"/>
    <w:rsid w:val="00C95A8F"/>
    <w:rsid w:val="00CB1CC4"/>
    <w:rsid w:val="00CC205F"/>
    <w:rsid w:val="00CC41DD"/>
    <w:rsid w:val="00CD57CD"/>
    <w:rsid w:val="00CD7286"/>
    <w:rsid w:val="00CE0B2B"/>
    <w:rsid w:val="00CE2116"/>
    <w:rsid w:val="00CE5B08"/>
    <w:rsid w:val="00CF0749"/>
    <w:rsid w:val="00CF73D9"/>
    <w:rsid w:val="00D00DB1"/>
    <w:rsid w:val="00D064B0"/>
    <w:rsid w:val="00D06F19"/>
    <w:rsid w:val="00D12D92"/>
    <w:rsid w:val="00D25316"/>
    <w:rsid w:val="00D2791E"/>
    <w:rsid w:val="00D331CA"/>
    <w:rsid w:val="00D34F7B"/>
    <w:rsid w:val="00D50009"/>
    <w:rsid w:val="00D52D28"/>
    <w:rsid w:val="00D539FE"/>
    <w:rsid w:val="00D55C97"/>
    <w:rsid w:val="00D600AC"/>
    <w:rsid w:val="00D62DFA"/>
    <w:rsid w:val="00D658D1"/>
    <w:rsid w:val="00D759E5"/>
    <w:rsid w:val="00D76B38"/>
    <w:rsid w:val="00D875DB"/>
    <w:rsid w:val="00D87C61"/>
    <w:rsid w:val="00D92BF5"/>
    <w:rsid w:val="00D95821"/>
    <w:rsid w:val="00D96BDE"/>
    <w:rsid w:val="00D97559"/>
    <w:rsid w:val="00D976CE"/>
    <w:rsid w:val="00DB1F54"/>
    <w:rsid w:val="00DB5ACC"/>
    <w:rsid w:val="00DB61E1"/>
    <w:rsid w:val="00DB7853"/>
    <w:rsid w:val="00DC150A"/>
    <w:rsid w:val="00DD39EB"/>
    <w:rsid w:val="00DD7E0D"/>
    <w:rsid w:val="00DE51FF"/>
    <w:rsid w:val="00DE5FB8"/>
    <w:rsid w:val="00DF1BD8"/>
    <w:rsid w:val="00E06B1B"/>
    <w:rsid w:val="00E122BC"/>
    <w:rsid w:val="00E221CA"/>
    <w:rsid w:val="00E305D7"/>
    <w:rsid w:val="00E32F22"/>
    <w:rsid w:val="00E53E69"/>
    <w:rsid w:val="00E56A1E"/>
    <w:rsid w:val="00E72773"/>
    <w:rsid w:val="00E774D3"/>
    <w:rsid w:val="00E807B6"/>
    <w:rsid w:val="00E85C4B"/>
    <w:rsid w:val="00E861BE"/>
    <w:rsid w:val="00EA7AFD"/>
    <w:rsid w:val="00EA7CAC"/>
    <w:rsid w:val="00EC0D58"/>
    <w:rsid w:val="00EC32E9"/>
    <w:rsid w:val="00EC5B80"/>
    <w:rsid w:val="00ED0E66"/>
    <w:rsid w:val="00ED3540"/>
    <w:rsid w:val="00EE04BC"/>
    <w:rsid w:val="00EE428F"/>
    <w:rsid w:val="00F0006D"/>
    <w:rsid w:val="00F00395"/>
    <w:rsid w:val="00F03E0B"/>
    <w:rsid w:val="00F15BD9"/>
    <w:rsid w:val="00F172BF"/>
    <w:rsid w:val="00F22A45"/>
    <w:rsid w:val="00F26063"/>
    <w:rsid w:val="00F37613"/>
    <w:rsid w:val="00F619BB"/>
    <w:rsid w:val="00F64796"/>
    <w:rsid w:val="00F72DAE"/>
    <w:rsid w:val="00F7428E"/>
    <w:rsid w:val="00F77362"/>
    <w:rsid w:val="00F80C35"/>
    <w:rsid w:val="00F80FC7"/>
    <w:rsid w:val="00F81BEA"/>
    <w:rsid w:val="00F847C5"/>
    <w:rsid w:val="00F86443"/>
    <w:rsid w:val="00F939DE"/>
    <w:rsid w:val="00F9437A"/>
    <w:rsid w:val="00F957D0"/>
    <w:rsid w:val="00FA1DAC"/>
    <w:rsid w:val="00FA6212"/>
    <w:rsid w:val="00FA6D47"/>
    <w:rsid w:val="00FB2FEB"/>
    <w:rsid w:val="00FB3FA1"/>
    <w:rsid w:val="00FB4653"/>
    <w:rsid w:val="00FB6F79"/>
    <w:rsid w:val="00FD1F54"/>
    <w:rsid w:val="00FD354B"/>
    <w:rsid w:val="00FD4E15"/>
    <w:rsid w:val="00FD7742"/>
    <w:rsid w:val="00FD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585216"/>
  <w15:docId w15:val="{DAB39432-6571-4EF0-9560-9B7853A16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1F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E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ED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A08FA"/>
    <w:rPr>
      <w:color w:val="000000"/>
      <w:u w:val="single"/>
    </w:rPr>
  </w:style>
  <w:style w:type="paragraph" w:styleId="NormalWeb">
    <w:name w:val="Normal (Web)"/>
    <w:basedOn w:val="Normal"/>
    <w:rsid w:val="0096366F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02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927"/>
  </w:style>
  <w:style w:type="paragraph" w:styleId="Footer">
    <w:name w:val="footer"/>
    <w:basedOn w:val="Normal"/>
    <w:link w:val="FooterChar"/>
    <w:uiPriority w:val="99"/>
    <w:unhideWhenUsed/>
    <w:rsid w:val="007029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927"/>
  </w:style>
  <w:style w:type="character" w:styleId="CommentReference">
    <w:name w:val="annotation reference"/>
    <w:basedOn w:val="DefaultParagraphFont"/>
    <w:uiPriority w:val="99"/>
    <w:semiHidden/>
    <w:unhideWhenUsed/>
    <w:rsid w:val="004412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12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12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12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120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F41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22AD01DF457439B9A03DDC9AFA2C0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64A527-AB38-4B4A-AA7F-5C737C2DF682}"/>
      </w:docPartPr>
      <w:docPartBody>
        <w:p w:rsidR="00E66585" w:rsidRDefault="009A433D" w:rsidP="009A433D">
          <w:pPr>
            <w:pStyle w:val="622AD01DF457439B9A03DDC9AFA2C0F8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A433D"/>
    <w:rsid w:val="00052763"/>
    <w:rsid w:val="000F6D36"/>
    <w:rsid w:val="00130C27"/>
    <w:rsid w:val="001609CA"/>
    <w:rsid w:val="00164AEB"/>
    <w:rsid w:val="00170D83"/>
    <w:rsid w:val="00170FE8"/>
    <w:rsid w:val="001726F9"/>
    <w:rsid w:val="00184D3E"/>
    <w:rsid w:val="001F7DDA"/>
    <w:rsid w:val="0021667B"/>
    <w:rsid w:val="00273408"/>
    <w:rsid w:val="003172FA"/>
    <w:rsid w:val="00491C26"/>
    <w:rsid w:val="005D6D74"/>
    <w:rsid w:val="005F7E00"/>
    <w:rsid w:val="00632235"/>
    <w:rsid w:val="00651305"/>
    <w:rsid w:val="0075139B"/>
    <w:rsid w:val="007A4088"/>
    <w:rsid w:val="007B7CD8"/>
    <w:rsid w:val="007C7FD9"/>
    <w:rsid w:val="0086641C"/>
    <w:rsid w:val="009177BB"/>
    <w:rsid w:val="009372B4"/>
    <w:rsid w:val="00971DB5"/>
    <w:rsid w:val="009933D7"/>
    <w:rsid w:val="009A433D"/>
    <w:rsid w:val="009D2211"/>
    <w:rsid w:val="009E12C8"/>
    <w:rsid w:val="00A74025"/>
    <w:rsid w:val="00A979AF"/>
    <w:rsid w:val="00B25899"/>
    <w:rsid w:val="00B62F72"/>
    <w:rsid w:val="00C308D1"/>
    <w:rsid w:val="00C46146"/>
    <w:rsid w:val="00C477E9"/>
    <w:rsid w:val="00CC7715"/>
    <w:rsid w:val="00D23389"/>
    <w:rsid w:val="00D7275E"/>
    <w:rsid w:val="00DD163C"/>
    <w:rsid w:val="00E11CE2"/>
    <w:rsid w:val="00E12AB8"/>
    <w:rsid w:val="00E346EB"/>
    <w:rsid w:val="00E66585"/>
    <w:rsid w:val="00E91B8F"/>
    <w:rsid w:val="00EF4F89"/>
    <w:rsid w:val="00F72620"/>
    <w:rsid w:val="00F72DDB"/>
    <w:rsid w:val="00F7677B"/>
    <w:rsid w:val="00FC2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665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654B326B704EEAA4BFD73F4604CCB9">
    <w:name w:val="EA654B326B704EEAA4BFD73F4604CCB9"/>
    <w:rsid w:val="009A433D"/>
  </w:style>
  <w:style w:type="paragraph" w:customStyle="1" w:styleId="622AD01DF457439B9A03DDC9AFA2C0F8">
    <w:name w:val="622AD01DF457439B9A03DDC9AFA2C0F8"/>
    <w:rsid w:val="009A43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SAP BW/Business Objects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A9F672-3778-402D-8D59-89D48CB5B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1542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- 4</vt:lpstr>
    </vt:vector>
  </TitlesOfParts>
  <Company>home</Company>
  <LinksUpToDate>false</LinksUpToDate>
  <CharactersWithSpaces>10312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- 4</dc:title>
  <dc:creator>Gowtham Senthilkumar</dc:creator>
  <cp:lastModifiedBy>Gowtham Senthilkumar</cp:lastModifiedBy>
  <cp:revision>2</cp:revision>
  <dcterms:created xsi:type="dcterms:W3CDTF">2018-01-15T03:35:00Z</dcterms:created>
  <dcterms:modified xsi:type="dcterms:W3CDTF">2018-01-15T03:35:00Z</dcterms:modified>
</cp:coreProperties>
</file>